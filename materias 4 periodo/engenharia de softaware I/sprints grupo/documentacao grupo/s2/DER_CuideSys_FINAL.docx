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2A253" w14:textId="77777777" w:rsidR="00E96287" w:rsidRDefault="00E96287" w:rsidP="00D14EFD">
      <w:pPr>
        <w:pStyle w:val="Ttulo"/>
        <w:jc w:val="right"/>
      </w:pPr>
    </w:p>
    <w:p w14:paraId="472A2723" w14:textId="77777777" w:rsidR="00E96287" w:rsidRDefault="00E96287" w:rsidP="00D14EFD">
      <w:pPr>
        <w:pStyle w:val="Ttulo"/>
        <w:jc w:val="right"/>
      </w:pPr>
    </w:p>
    <w:p w14:paraId="372C5384" w14:textId="77777777" w:rsidR="00E96287" w:rsidRDefault="00E96287" w:rsidP="00D14EFD">
      <w:pPr>
        <w:pStyle w:val="Ttulo"/>
        <w:jc w:val="right"/>
      </w:pPr>
    </w:p>
    <w:p w14:paraId="3A8CB4B6" w14:textId="77777777" w:rsidR="00105DC2" w:rsidRDefault="000C1593" w:rsidP="00E96287">
      <w:pPr>
        <w:pStyle w:val="Ttulo"/>
        <w:jc w:val="right"/>
      </w:pPr>
      <w:r>
        <w:rPr>
          <w:noProof/>
          <w:lang w:eastAsia="pt-BR"/>
        </w:rPr>
        <w:drawing>
          <wp:inline distT="0" distB="0" distL="0" distR="0" wp14:anchorId="4650A87C" wp14:editId="1F5C7251">
            <wp:extent cx="1325245" cy="1603375"/>
            <wp:effectExtent l="19050" t="0" r="825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l="16121" t="8829" r="13103" b="9557"/>
                    <a:stretch>
                      <a:fillRect/>
                    </a:stretch>
                  </pic:blipFill>
                  <pic:spPr bwMode="auto">
                    <a:xfrm>
                      <a:off x="0" y="0"/>
                      <a:ext cx="1325245" cy="1603375"/>
                    </a:xfrm>
                    <a:prstGeom prst="rect">
                      <a:avLst/>
                    </a:prstGeom>
                    <a:noFill/>
                    <a:ln w="9525">
                      <a:noFill/>
                      <a:miter lim="800000"/>
                      <a:headEnd/>
                      <a:tailEnd/>
                    </a:ln>
                  </pic:spPr>
                </pic:pic>
              </a:graphicData>
            </a:graphic>
          </wp:inline>
        </w:drawing>
      </w:r>
    </w:p>
    <w:p w14:paraId="42FD8814" w14:textId="77777777" w:rsidR="00E96287" w:rsidRDefault="00E96287" w:rsidP="00E96287"/>
    <w:p w14:paraId="135A3891" w14:textId="77777777" w:rsidR="00E96287" w:rsidRDefault="00E96287" w:rsidP="00E96287"/>
    <w:p w14:paraId="0738C93A" w14:textId="77777777" w:rsidR="00E96287" w:rsidRDefault="00E96287" w:rsidP="00E96287"/>
    <w:p w14:paraId="288C728A" w14:textId="77777777" w:rsidR="00E96287" w:rsidRDefault="00E96287" w:rsidP="00E96287"/>
    <w:p w14:paraId="2F12E203" w14:textId="77777777" w:rsidR="00E96287" w:rsidRDefault="00E96287" w:rsidP="00E96287"/>
    <w:p w14:paraId="02756AAE" w14:textId="77777777" w:rsidR="00E96287" w:rsidRDefault="00E96287" w:rsidP="00E96287"/>
    <w:p w14:paraId="6D8A43AA" w14:textId="77777777" w:rsidR="00E96287" w:rsidRDefault="00E96287" w:rsidP="00E96287"/>
    <w:p w14:paraId="6C52C246" w14:textId="77777777" w:rsidR="00E96287" w:rsidRDefault="00E96287" w:rsidP="00E96287"/>
    <w:p w14:paraId="3DF3EF64" w14:textId="77777777" w:rsidR="00E96287" w:rsidRDefault="00E96287" w:rsidP="00E96287"/>
    <w:p w14:paraId="5233A1D3" w14:textId="77777777" w:rsidR="00E96287" w:rsidRDefault="00E96287" w:rsidP="00E96287"/>
    <w:p w14:paraId="21D3F4F8" w14:textId="77777777" w:rsidR="00E96287" w:rsidRDefault="00E96287" w:rsidP="00E96287"/>
    <w:p w14:paraId="5B699559" w14:textId="77777777" w:rsidR="00E96287" w:rsidRPr="00E96287" w:rsidRDefault="00E96287" w:rsidP="00E96287"/>
    <w:p w14:paraId="7C936D91" w14:textId="77777777" w:rsidR="00105DC2" w:rsidRDefault="00105DC2" w:rsidP="00105DC2"/>
    <w:p w14:paraId="3EDF45A4" w14:textId="5448C177" w:rsidR="007B6C49" w:rsidRPr="00420E07" w:rsidRDefault="009C4FFE">
      <w:pPr>
        <w:pStyle w:val="Ttulo"/>
        <w:jc w:val="right"/>
      </w:pPr>
      <w:r>
        <w:rPr>
          <w:lang w:val="en-US"/>
        </w:rPr>
        <w:fldChar w:fldCharType="begin"/>
      </w:r>
      <w:r w:rsidRPr="00A55FBD">
        <w:instrText xml:space="preserve"> SUBJECT  \* MERGEFORMAT </w:instrText>
      </w:r>
      <w:r>
        <w:rPr>
          <w:lang w:val="en-US"/>
        </w:rPr>
        <w:fldChar w:fldCharType="separate"/>
      </w:r>
      <w:del w:id="0" w:author="Marcus Fernandes" w:date="2021-07-24T21:55:00Z">
        <w:r w:rsidR="004A4D11" w:rsidRPr="00420E07" w:rsidDel="00A22255">
          <w:delText>&lt;</w:delText>
        </w:r>
      </w:del>
      <w:del w:id="1" w:author="Marcus Fernandes" w:date="2021-07-23T21:48:00Z">
        <w:r w:rsidR="004A4D11" w:rsidRPr="00420E07" w:rsidDel="00A14082">
          <w:delText>Nome do Projeto</w:delText>
        </w:r>
      </w:del>
      <w:proofErr w:type="spellStart"/>
      <w:ins w:id="2" w:author="Marcus Fernandes" w:date="2021-07-23T21:48:00Z">
        <w:r w:rsidR="00A14082">
          <w:t>CuideSys</w:t>
        </w:r>
      </w:ins>
      <w:proofErr w:type="spellEnd"/>
      <w:del w:id="3" w:author="Marcus Fernandes" w:date="2021-07-24T21:55:00Z">
        <w:r w:rsidR="004A4D11" w:rsidRPr="00420E07" w:rsidDel="00A22255">
          <w:delText>&gt;</w:delText>
        </w:r>
      </w:del>
      <w:r>
        <w:fldChar w:fldCharType="end"/>
      </w:r>
    </w:p>
    <w:p w14:paraId="167F890F" w14:textId="77777777" w:rsidR="007B6C49" w:rsidRPr="00420E07" w:rsidRDefault="009C4FFE">
      <w:pPr>
        <w:pStyle w:val="Ttulo"/>
        <w:jc w:val="right"/>
      </w:pPr>
      <w:r>
        <w:rPr>
          <w:lang w:val="en-US"/>
        </w:rPr>
        <w:fldChar w:fldCharType="begin"/>
      </w:r>
      <w:r w:rsidRPr="00A55FBD">
        <w:instrText xml:space="preserve">title  \* Mergeformat </w:instrText>
      </w:r>
      <w:r>
        <w:rPr>
          <w:lang w:val="en-US"/>
        </w:rPr>
        <w:fldChar w:fldCharType="separate"/>
      </w:r>
      <w:r w:rsidR="0049450E">
        <w:t xml:space="preserve">Especificação de Requisitos </w:t>
      </w:r>
      <w:r>
        <w:fldChar w:fldCharType="end"/>
      </w:r>
    </w:p>
    <w:p w14:paraId="35B9CE2E" w14:textId="77777777" w:rsidR="007B6C49" w:rsidRPr="00420E07" w:rsidRDefault="007B6C49">
      <w:pPr>
        <w:pStyle w:val="Ttulo"/>
        <w:jc w:val="right"/>
      </w:pPr>
    </w:p>
    <w:p w14:paraId="34278A5C" w14:textId="6ED60D03" w:rsidR="007B6C49" w:rsidRDefault="007B6C49">
      <w:pPr>
        <w:pStyle w:val="Ttulo"/>
        <w:jc w:val="right"/>
        <w:rPr>
          <w:sz w:val="28"/>
          <w:szCs w:val="28"/>
        </w:rPr>
      </w:pPr>
      <w:r>
        <w:rPr>
          <w:sz w:val="28"/>
          <w:szCs w:val="28"/>
        </w:rPr>
        <w:t xml:space="preserve">Versão </w:t>
      </w:r>
      <w:del w:id="4" w:author="Marcus Fernandes" w:date="2021-07-24T21:55:00Z">
        <w:r w:rsidDel="00A22255">
          <w:rPr>
            <w:sz w:val="28"/>
            <w:szCs w:val="28"/>
          </w:rPr>
          <w:delText>&lt;</w:delText>
        </w:r>
      </w:del>
      <w:r>
        <w:rPr>
          <w:sz w:val="28"/>
          <w:szCs w:val="28"/>
        </w:rPr>
        <w:t>1.</w:t>
      </w:r>
      <w:ins w:id="5" w:author="Marcus Fernandes" w:date="2021-08-19T15:33:00Z">
        <w:r w:rsidR="007D455F">
          <w:rPr>
            <w:sz w:val="28"/>
            <w:szCs w:val="28"/>
          </w:rPr>
          <w:t>1</w:t>
        </w:r>
      </w:ins>
      <w:del w:id="6" w:author="Marcus Fernandes" w:date="2021-08-19T15:33:00Z">
        <w:r w:rsidDel="007D455F">
          <w:rPr>
            <w:sz w:val="28"/>
            <w:szCs w:val="28"/>
          </w:rPr>
          <w:delText>0</w:delText>
        </w:r>
      </w:del>
      <w:del w:id="7" w:author="Marcus Fernandes" w:date="2021-07-24T21:55:00Z">
        <w:r w:rsidDel="00A22255">
          <w:rPr>
            <w:sz w:val="28"/>
            <w:szCs w:val="28"/>
          </w:rPr>
          <w:delText>&gt;</w:delText>
        </w:r>
      </w:del>
    </w:p>
    <w:p w14:paraId="6BF3C87B" w14:textId="77777777" w:rsidR="007B6C49" w:rsidRDefault="007B6C49"/>
    <w:p w14:paraId="025F0774" w14:textId="77777777" w:rsidR="007B6C49" w:rsidRDefault="007B6C49">
      <w:pPr>
        <w:pStyle w:val="InfoBlue"/>
      </w:pPr>
      <w:r>
        <w:t xml:space="preserve"> </w:t>
      </w:r>
    </w:p>
    <w:p w14:paraId="12ADAEDB" w14:textId="77777777" w:rsidR="007B6C49" w:rsidRDefault="007B6C49"/>
    <w:p w14:paraId="2C19C681" w14:textId="77777777" w:rsidR="007B6C49" w:rsidRDefault="007B6C49">
      <w:pPr>
        <w:pStyle w:val="Corpodetexto"/>
      </w:pPr>
    </w:p>
    <w:p w14:paraId="73E0FD28" w14:textId="77777777" w:rsidR="007B6C49" w:rsidRDefault="007B6C49">
      <w:pPr>
        <w:pStyle w:val="Corpodetexto"/>
      </w:pPr>
    </w:p>
    <w:p w14:paraId="195CCD83" w14:textId="77777777" w:rsidR="007B6C49" w:rsidRDefault="007B6C49">
      <w:pPr>
        <w:sectPr w:rsidR="007B6C49">
          <w:headerReference w:type="default" r:id="rId9"/>
          <w:pgSz w:w="12240" w:h="15840"/>
          <w:pgMar w:top="1417" w:right="1440" w:bottom="1417" w:left="1440" w:header="720" w:footer="720" w:gutter="0"/>
          <w:cols w:space="720"/>
          <w:vAlign w:val="center"/>
        </w:sectPr>
      </w:pPr>
    </w:p>
    <w:p w14:paraId="1844D64F" w14:textId="77777777" w:rsidR="007B6C49" w:rsidRDefault="007B6C49">
      <w:pPr>
        <w:pStyle w:val="Ttulo"/>
      </w:pPr>
      <w:r>
        <w:lastRenderedPageBreak/>
        <w:t>Histórico da Revisão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B6C49" w14:paraId="58E1F673" w14:textId="77777777" w:rsidTr="0875919E">
        <w:tc>
          <w:tcPr>
            <w:tcW w:w="2304" w:type="dxa"/>
            <w:tcBorders>
              <w:top w:val="single" w:sz="6" w:space="0" w:color="auto"/>
              <w:left w:val="single" w:sz="6" w:space="0" w:color="auto"/>
              <w:bottom w:val="single" w:sz="6" w:space="0" w:color="auto"/>
              <w:right w:val="single" w:sz="6" w:space="0" w:color="auto"/>
            </w:tcBorders>
          </w:tcPr>
          <w:p w14:paraId="23DE65A0" w14:textId="77777777" w:rsidR="007B6C49" w:rsidRDefault="007B6C49">
            <w:pPr>
              <w:pStyle w:val="Tabletext"/>
              <w:jc w:val="center"/>
              <w:rPr>
                <w:b/>
                <w:bCs/>
              </w:rPr>
            </w:pPr>
            <w:r>
              <w:rPr>
                <w:b/>
                <w:bCs/>
              </w:rPr>
              <w:t>Data</w:t>
            </w:r>
          </w:p>
        </w:tc>
        <w:tc>
          <w:tcPr>
            <w:tcW w:w="1152" w:type="dxa"/>
            <w:tcBorders>
              <w:top w:val="single" w:sz="6" w:space="0" w:color="auto"/>
              <w:left w:val="single" w:sz="6" w:space="0" w:color="auto"/>
              <w:bottom w:val="single" w:sz="6" w:space="0" w:color="auto"/>
              <w:right w:val="single" w:sz="6" w:space="0" w:color="auto"/>
            </w:tcBorders>
          </w:tcPr>
          <w:p w14:paraId="25ED6532" w14:textId="77777777" w:rsidR="007B6C49" w:rsidRDefault="007B6C49">
            <w:pPr>
              <w:pStyle w:val="Tabletext"/>
              <w:jc w:val="center"/>
              <w:rPr>
                <w:b/>
                <w:bCs/>
              </w:rPr>
            </w:pPr>
            <w:r>
              <w:rPr>
                <w:b/>
                <w:bCs/>
              </w:rPr>
              <w:t>Versão</w:t>
            </w:r>
          </w:p>
        </w:tc>
        <w:tc>
          <w:tcPr>
            <w:tcW w:w="3744" w:type="dxa"/>
            <w:tcBorders>
              <w:top w:val="single" w:sz="6" w:space="0" w:color="auto"/>
              <w:left w:val="single" w:sz="6" w:space="0" w:color="auto"/>
              <w:bottom w:val="single" w:sz="6" w:space="0" w:color="auto"/>
              <w:right w:val="single" w:sz="6" w:space="0" w:color="auto"/>
            </w:tcBorders>
          </w:tcPr>
          <w:p w14:paraId="1F50003D" w14:textId="77777777" w:rsidR="007B6C49" w:rsidRDefault="007B6C49">
            <w:pPr>
              <w:pStyle w:val="Tabletext"/>
              <w:jc w:val="center"/>
              <w:rPr>
                <w:b/>
                <w:bCs/>
              </w:rPr>
            </w:pPr>
            <w:r>
              <w:rPr>
                <w:b/>
                <w:bCs/>
              </w:rPr>
              <w:t xml:space="preserve">Descrição </w:t>
            </w:r>
          </w:p>
        </w:tc>
        <w:tc>
          <w:tcPr>
            <w:tcW w:w="2304" w:type="dxa"/>
            <w:tcBorders>
              <w:top w:val="single" w:sz="6" w:space="0" w:color="auto"/>
              <w:left w:val="single" w:sz="6" w:space="0" w:color="auto"/>
              <w:bottom w:val="single" w:sz="6" w:space="0" w:color="auto"/>
              <w:right w:val="single" w:sz="6" w:space="0" w:color="auto"/>
            </w:tcBorders>
          </w:tcPr>
          <w:p w14:paraId="5B25EC2A" w14:textId="77777777" w:rsidR="007B6C49" w:rsidRDefault="007B6C49">
            <w:pPr>
              <w:pStyle w:val="Tabletext"/>
              <w:jc w:val="center"/>
              <w:rPr>
                <w:b/>
                <w:bCs/>
              </w:rPr>
            </w:pPr>
            <w:r>
              <w:rPr>
                <w:b/>
                <w:bCs/>
              </w:rPr>
              <w:t>Autor</w:t>
            </w:r>
          </w:p>
        </w:tc>
      </w:tr>
      <w:tr w:rsidR="007B6C49" w14:paraId="562B0544" w14:textId="77777777" w:rsidTr="0875919E">
        <w:tc>
          <w:tcPr>
            <w:tcW w:w="2304" w:type="dxa"/>
            <w:tcBorders>
              <w:top w:val="single" w:sz="6" w:space="0" w:color="auto"/>
              <w:left w:val="single" w:sz="6" w:space="0" w:color="auto"/>
              <w:bottom w:val="single" w:sz="6" w:space="0" w:color="auto"/>
              <w:right w:val="single" w:sz="6" w:space="0" w:color="auto"/>
            </w:tcBorders>
          </w:tcPr>
          <w:p w14:paraId="6FB888E5" w14:textId="5856E27A" w:rsidR="007B6C49" w:rsidRDefault="007B6C49">
            <w:pPr>
              <w:pStyle w:val="Tabletext"/>
            </w:pPr>
            <w:del w:id="8" w:author="Marcus Fernandes" w:date="2021-07-25T18:53:00Z">
              <w:r w:rsidDel="003802BE">
                <w:delText>&lt;dd/mmm/aa&gt;</w:delText>
              </w:r>
            </w:del>
            <w:ins w:id="9" w:author="Marcus Fernandes" w:date="2021-07-25T18:53:00Z">
              <w:r w:rsidR="003802BE">
                <w:t>25/07/2021</w:t>
              </w:r>
            </w:ins>
          </w:p>
        </w:tc>
        <w:tc>
          <w:tcPr>
            <w:tcW w:w="1152" w:type="dxa"/>
            <w:tcBorders>
              <w:top w:val="single" w:sz="6" w:space="0" w:color="auto"/>
              <w:left w:val="single" w:sz="6" w:space="0" w:color="auto"/>
              <w:bottom w:val="single" w:sz="6" w:space="0" w:color="auto"/>
              <w:right w:val="single" w:sz="6" w:space="0" w:color="auto"/>
            </w:tcBorders>
          </w:tcPr>
          <w:p w14:paraId="1568A158" w14:textId="3D081A8A" w:rsidR="007B6C49" w:rsidRDefault="007B6C49">
            <w:pPr>
              <w:pStyle w:val="Tabletext"/>
            </w:pPr>
            <w:del w:id="10" w:author="Marcus Fernandes" w:date="2021-07-25T18:54:00Z">
              <w:r w:rsidDel="003802BE">
                <w:delText>&lt;x.x&gt;</w:delText>
              </w:r>
            </w:del>
            <w:ins w:id="11" w:author="Marcus Fernandes" w:date="2021-07-25T18:54:00Z">
              <w:r w:rsidR="003802BE">
                <w:t>1.0</w:t>
              </w:r>
            </w:ins>
          </w:p>
        </w:tc>
        <w:tc>
          <w:tcPr>
            <w:tcW w:w="3744" w:type="dxa"/>
            <w:tcBorders>
              <w:top w:val="single" w:sz="6" w:space="0" w:color="auto"/>
              <w:left w:val="single" w:sz="6" w:space="0" w:color="auto"/>
              <w:bottom w:val="single" w:sz="6" w:space="0" w:color="auto"/>
              <w:right w:val="single" w:sz="6" w:space="0" w:color="auto"/>
            </w:tcBorders>
          </w:tcPr>
          <w:p w14:paraId="6A027306" w14:textId="7581DF5B" w:rsidR="007B6C49" w:rsidRDefault="007B6C49">
            <w:pPr>
              <w:pStyle w:val="Tabletext"/>
            </w:pPr>
            <w:del w:id="12" w:author="Marcus Fernandes" w:date="2021-07-25T18:54:00Z">
              <w:r w:rsidDel="003802BE">
                <w:delText>&lt;detalhes&gt;</w:delText>
              </w:r>
            </w:del>
            <w:ins w:id="13" w:author="Marcus Fernandes" w:date="2021-07-25T18:54:00Z">
              <w:r w:rsidR="003802BE">
                <w:t xml:space="preserve">Versão inicial da documentação do projeto </w:t>
              </w:r>
              <w:proofErr w:type="spellStart"/>
              <w:r w:rsidR="003802BE">
                <w:t>CuideSys</w:t>
              </w:r>
            </w:ins>
            <w:proofErr w:type="spellEnd"/>
          </w:p>
        </w:tc>
        <w:tc>
          <w:tcPr>
            <w:tcW w:w="2304" w:type="dxa"/>
            <w:tcBorders>
              <w:top w:val="single" w:sz="6" w:space="0" w:color="auto"/>
              <w:left w:val="single" w:sz="6" w:space="0" w:color="auto"/>
              <w:bottom w:val="single" w:sz="6" w:space="0" w:color="auto"/>
              <w:right w:val="single" w:sz="6" w:space="0" w:color="auto"/>
            </w:tcBorders>
          </w:tcPr>
          <w:p w14:paraId="0909F3C6" w14:textId="77777777" w:rsidR="0003480F" w:rsidRDefault="0003480F">
            <w:pPr>
              <w:pStyle w:val="Tabletext"/>
              <w:rPr>
                <w:ins w:id="14" w:author="Marcus Fernandes" w:date="2021-08-13T22:10:00Z"/>
              </w:rPr>
            </w:pPr>
            <w:ins w:id="15" w:author="Marcus Fernandes" w:date="2021-08-13T22:10:00Z">
              <w:r>
                <w:t>Carlos Gabriel</w:t>
              </w:r>
            </w:ins>
          </w:p>
          <w:p w14:paraId="175B7B5E" w14:textId="77777777" w:rsidR="0003480F" w:rsidRDefault="0003480F">
            <w:pPr>
              <w:pStyle w:val="Tabletext"/>
              <w:rPr>
                <w:ins w:id="16" w:author="Marcus Fernandes" w:date="2021-08-13T22:10:00Z"/>
              </w:rPr>
            </w:pPr>
            <w:ins w:id="17" w:author="Marcus Fernandes" w:date="2021-08-13T22:10:00Z">
              <w:r>
                <w:t>Gabriel Mace</w:t>
              </w:r>
            </w:ins>
          </w:p>
          <w:p w14:paraId="7B03A703" w14:textId="3B967D8E" w:rsidR="007B6C49" w:rsidRDefault="003802BE">
            <w:pPr>
              <w:pStyle w:val="Tabletext"/>
            </w:pPr>
            <w:ins w:id="18" w:author="Marcus Fernandes" w:date="2021-07-25T18:54:00Z">
              <w:r>
                <w:t>Marcus Fernandes</w:t>
              </w:r>
            </w:ins>
            <w:del w:id="19" w:author="Marcus Fernandes" w:date="2021-07-25T18:54:00Z">
              <w:r w:rsidR="007B6C49" w:rsidDel="003802BE">
                <w:delText>&lt;nome&gt;</w:delText>
              </w:r>
            </w:del>
          </w:p>
        </w:tc>
      </w:tr>
      <w:tr w:rsidR="007B6C49" w14:paraId="00B5A10F" w14:textId="77777777" w:rsidTr="0875919E">
        <w:tc>
          <w:tcPr>
            <w:tcW w:w="2304" w:type="dxa"/>
            <w:tcBorders>
              <w:top w:val="single" w:sz="6" w:space="0" w:color="auto"/>
              <w:left w:val="single" w:sz="6" w:space="0" w:color="auto"/>
              <w:bottom w:val="single" w:sz="6" w:space="0" w:color="auto"/>
              <w:right w:val="single" w:sz="6" w:space="0" w:color="auto"/>
            </w:tcBorders>
          </w:tcPr>
          <w:p w14:paraId="4B75E030" w14:textId="7D70409D" w:rsidR="007B6C49" w:rsidRDefault="002B3B48">
            <w:pPr>
              <w:pStyle w:val="Tabletext"/>
            </w:pPr>
            <w:ins w:id="20" w:author="Marcus Fernandes" w:date="2021-07-27T19:40:00Z">
              <w:r>
                <w:t>27/07/2021</w:t>
              </w:r>
            </w:ins>
          </w:p>
        </w:tc>
        <w:tc>
          <w:tcPr>
            <w:tcW w:w="1152" w:type="dxa"/>
            <w:tcBorders>
              <w:top w:val="single" w:sz="6" w:space="0" w:color="auto"/>
              <w:left w:val="single" w:sz="6" w:space="0" w:color="auto"/>
              <w:bottom w:val="single" w:sz="6" w:space="0" w:color="auto"/>
              <w:right w:val="single" w:sz="6" w:space="0" w:color="auto"/>
            </w:tcBorders>
          </w:tcPr>
          <w:p w14:paraId="04266D27" w14:textId="2F9DD3D9" w:rsidR="007B6C49" w:rsidRDefault="002B3B48">
            <w:pPr>
              <w:pStyle w:val="Tabletext"/>
            </w:pPr>
            <w:ins w:id="21" w:author="Marcus Fernandes" w:date="2021-07-27T19:40:00Z">
              <w:r>
                <w:t>1.</w:t>
              </w:r>
            </w:ins>
            <w:ins w:id="22" w:author="Marcus Fernandes" w:date="2021-08-13T22:11:00Z">
              <w:r w:rsidR="0003480F">
                <w:t>0</w:t>
              </w:r>
            </w:ins>
          </w:p>
        </w:tc>
        <w:tc>
          <w:tcPr>
            <w:tcW w:w="3744" w:type="dxa"/>
            <w:tcBorders>
              <w:top w:val="single" w:sz="6" w:space="0" w:color="auto"/>
              <w:left w:val="single" w:sz="6" w:space="0" w:color="auto"/>
              <w:bottom w:val="single" w:sz="6" w:space="0" w:color="auto"/>
              <w:right w:val="single" w:sz="6" w:space="0" w:color="auto"/>
            </w:tcBorders>
          </w:tcPr>
          <w:p w14:paraId="5136313B" w14:textId="009BDDED" w:rsidR="007B6C49" w:rsidRDefault="002B3B48">
            <w:pPr>
              <w:pStyle w:val="Tabletext"/>
            </w:pPr>
            <w:ins w:id="23" w:author="Marcus Fernandes" w:date="2021-07-27T19:40:00Z">
              <w:r>
                <w:t>Ajustando o projeto à i</w:t>
              </w:r>
            </w:ins>
            <w:ins w:id="24" w:author="Marcus Fernandes" w:date="2021-07-27T19:41:00Z">
              <w:r>
                <w:t>nclusão do banco de dados</w:t>
              </w:r>
            </w:ins>
          </w:p>
        </w:tc>
        <w:tc>
          <w:tcPr>
            <w:tcW w:w="2304" w:type="dxa"/>
            <w:tcBorders>
              <w:top w:val="single" w:sz="6" w:space="0" w:color="auto"/>
              <w:left w:val="single" w:sz="6" w:space="0" w:color="auto"/>
              <w:bottom w:val="single" w:sz="6" w:space="0" w:color="auto"/>
              <w:right w:val="single" w:sz="6" w:space="0" w:color="auto"/>
            </w:tcBorders>
          </w:tcPr>
          <w:p w14:paraId="1CE83996" w14:textId="77777777" w:rsidR="0003480F" w:rsidRDefault="0003480F" w:rsidP="0003480F">
            <w:pPr>
              <w:pStyle w:val="Tabletext"/>
              <w:rPr>
                <w:ins w:id="25" w:author="Marcus Fernandes" w:date="2021-08-13T22:10:00Z"/>
              </w:rPr>
            </w:pPr>
            <w:ins w:id="26" w:author="Marcus Fernandes" w:date="2021-08-13T22:10:00Z">
              <w:r>
                <w:t>Carlos Gabriel</w:t>
              </w:r>
            </w:ins>
          </w:p>
          <w:p w14:paraId="13F5FE18" w14:textId="77777777" w:rsidR="0003480F" w:rsidRDefault="0003480F" w:rsidP="0003480F">
            <w:pPr>
              <w:pStyle w:val="Tabletext"/>
              <w:rPr>
                <w:ins w:id="27" w:author="Marcus Fernandes" w:date="2021-08-13T22:10:00Z"/>
              </w:rPr>
            </w:pPr>
            <w:ins w:id="28" w:author="Marcus Fernandes" w:date="2021-08-13T22:10:00Z">
              <w:r>
                <w:t>Gabriel Mace</w:t>
              </w:r>
            </w:ins>
          </w:p>
          <w:p w14:paraId="270B89E3" w14:textId="5F21A6F3" w:rsidR="007B6C49" w:rsidRDefault="0003480F" w:rsidP="0003480F">
            <w:pPr>
              <w:pStyle w:val="Tabletext"/>
            </w:pPr>
            <w:ins w:id="29" w:author="Marcus Fernandes" w:date="2021-08-13T22:10:00Z">
              <w:r>
                <w:t>Marcus Fernandes</w:t>
              </w:r>
            </w:ins>
          </w:p>
        </w:tc>
      </w:tr>
      <w:tr w:rsidR="007B6C49" w14:paraId="2291BE2B" w14:textId="77777777" w:rsidTr="0875919E">
        <w:tc>
          <w:tcPr>
            <w:tcW w:w="2304" w:type="dxa"/>
            <w:tcBorders>
              <w:top w:val="single" w:sz="6" w:space="0" w:color="auto"/>
              <w:left w:val="single" w:sz="6" w:space="0" w:color="auto"/>
              <w:bottom w:val="single" w:sz="6" w:space="0" w:color="auto"/>
              <w:right w:val="single" w:sz="6" w:space="0" w:color="auto"/>
            </w:tcBorders>
          </w:tcPr>
          <w:p w14:paraId="52F07CE3" w14:textId="36952A51" w:rsidR="007B6C49" w:rsidRDefault="002F376E">
            <w:pPr>
              <w:pStyle w:val="Tabletext"/>
            </w:pPr>
            <w:ins w:id="30" w:author="Marcus Fernandes" w:date="2021-08-19T11:17:00Z">
              <w:r>
                <w:t>19/08/</w:t>
              </w:r>
            </w:ins>
            <w:ins w:id="31" w:author="Marcus Fernandes" w:date="2021-08-19T11:18:00Z">
              <w:r>
                <w:t>2021</w:t>
              </w:r>
            </w:ins>
            <w:ins w:id="32" w:author="Vinicius Samy" w:date="2021-08-14T01:07:00Z">
              <w:del w:id="33" w:author="Marcus Fernandes" w:date="2021-08-19T11:17:00Z">
                <w:r w:rsidR="025B807F" w:rsidDel="002F376E">
                  <w:delText>13/08/2021</w:delText>
                </w:r>
              </w:del>
            </w:ins>
          </w:p>
        </w:tc>
        <w:tc>
          <w:tcPr>
            <w:tcW w:w="1152" w:type="dxa"/>
            <w:tcBorders>
              <w:top w:val="single" w:sz="6" w:space="0" w:color="auto"/>
              <w:left w:val="single" w:sz="6" w:space="0" w:color="auto"/>
              <w:bottom w:val="single" w:sz="6" w:space="0" w:color="auto"/>
              <w:right w:val="single" w:sz="6" w:space="0" w:color="auto"/>
            </w:tcBorders>
          </w:tcPr>
          <w:p w14:paraId="6EF3F265" w14:textId="34B1DED0" w:rsidR="007B6C49" w:rsidRDefault="002F376E">
            <w:pPr>
              <w:pStyle w:val="Tabletext"/>
            </w:pPr>
            <w:ins w:id="34" w:author="Marcus Fernandes" w:date="2021-08-19T11:17:00Z">
              <w:r>
                <w:t>1.1</w:t>
              </w:r>
            </w:ins>
            <w:ins w:id="35" w:author="Vinicius Samy" w:date="2021-08-14T01:07:00Z">
              <w:del w:id="36" w:author="Marcus Fernandes" w:date="2021-08-19T11:17:00Z">
                <w:r w:rsidR="025B807F" w:rsidDel="002F376E">
                  <w:delText>1.0</w:delText>
                </w:r>
              </w:del>
            </w:ins>
          </w:p>
        </w:tc>
        <w:tc>
          <w:tcPr>
            <w:tcW w:w="3744" w:type="dxa"/>
            <w:tcBorders>
              <w:top w:val="single" w:sz="6" w:space="0" w:color="auto"/>
              <w:left w:val="single" w:sz="6" w:space="0" w:color="auto"/>
              <w:bottom w:val="single" w:sz="6" w:space="0" w:color="auto"/>
              <w:right w:val="single" w:sz="6" w:space="0" w:color="auto"/>
            </w:tcBorders>
          </w:tcPr>
          <w:p w14:paraId="1FA70182" w14:textId="57904D3B" w:rsidR="007B6C49" w:rsidRDefault="002F376E">
            <w:pPr>
              <w:pStyle w:val="Tabletext"/>
            </w:pPr>
            <w:ins w:id="37" w:author="Marcus Fernandes" w:date="2021-08-19T11:18:00Z">
              <w:r>
                <w:t>Realizando ajustes</w:t>
              </w:r>
            </w:ins>
            <w:ins w:id="38" w:author="Vinicius Samy" w:date="2021-08-14T01:07:00Z">
              <w:del w:id="39" w:author="Marcus Fernandes" w:date="2021-08-19T11:17:00Z">
                <w:r w:rsidR="025B807F" w:rsidDel="002F376E">
                  <w:delText>Assinatura de Aprovação</w:delText>
                </w:r>
              </w:del>
            </w:ins>
          </w:p>
        </w:tc>
        <w:tc>
          <w:tcPr>
            <w:tcW w:w="2304" w:type="dxa"/>
            <w:tcBorders>
              <w:top w:val="single" w:sz="6" w:space="0" w:color="auto"/>
              <w:left w:val="single" w:sz="6" w:space="0" w:color="auto"/>
              <w:bottom w:val="single" w:sz="6" w:space="0" w:color="auto"/>
              <w:right w:val="single" w:sz="6" w:space="0" w:color="auto"/>
            </w:tcBorders>
          </w:tcPr>
          <w:p w14:paraId="3B2D1FB7" w14:textId="77777777" w:rsidR="002F376E" w:rsidRDefault="002F376E" w:rsidP="002F376E">
            <w:pPr>
              <w:pStyle w:val="Tabletext"/>
              <w:rPr>
                <w:ins w:id="40" w:author="Marcus Fernandes" w:date="2021-08-19T11:17:00Z"/>
              </w:rPr>
            </w:pPr>
            <w:ins w:id="41" w:author="Marcus Fernandes" w:date="2021-08-19T11:17:00Z">
              <w:r>
                <w:t>Carlos Gabriel</w:t>
              </w:r>
            </w:ins>
          </w:p>
          <w:p w14:paraId="4D2690A9" w14:textId="77777777" w:rsidR="002F376E" w:rsidRDefault="002F376E" w:rsidP="002F376E">
            <w:pPr>
              <w:pStyle w:val="Tabletext"/>
              <w:rPr>
                <w:ins w:id="42" w:author="Marcus Fernandes" w:date="2021-08-19T11:17:00Z"/>
              </w:rPr>
            </w:pPr>
            <w:ins w:id="43" w:author="Marcus Fernandes" w:date="2021-08-19T11:17:00Z">
              <w:r>
                <w:t>Gabriel Mace</w:t>
              </w:r>
            </w:ins>
          </w:p>
          <w:p w14:paraId="316FD8AC" w14:textId="219A718B" w:rsidR="007B6C49" w:rsidDel="002F376E" w:rsidRDefault="002F376E" w:rsidP="002F376E">
            <w:pPr>
              <w:pStyle w:val="Tabletext"/>
              <w:rPr>
                <w:ins w:id="44" w:author="Vinicius Samy" w:date="2021-08-14T01:06:00Z"/>
                <w:del w:id="45" w:author="Marcus Fernandes" w:date="2021-08-19T11:17:00Z"/>
              </w:rPr>
            </w:pPr>
            <w:ins w:id="46" w:author="Marcus Fernandes" w:date="2021-08-19T11:17:00Z">
              <w:r>
                <w:t>Marcus Fernandes</w:t>
              </w:r>
              <w:r w:rsidDel="002F376E">
                <w:t xml:space="preserve"> </w:t>
              </w:r>
            </w:ins>
            <w:ins w:id="47" w:author="Vinicius Samy" w:date="2021-08-14T01:06:00Z">
              <w:del w:id="48" w:author="Marcus Fernandes" w:date="2021-08-19T11:17:00Z">
                <w:r w:rsidR="025B807F" w:rsidDel="002F376E">
                  <w:delText>Lamarck Ferreira</w:delText>
                </w:r>
              </w:del>
            </w:ins>
          </w:p>
          <w:p w14:paraId="6345D132" w14:textId="2FCF207D" w:rsidR="007B6C49" w:rsidDel="002F376E" w:rsidRDefault="025B807F">
            <w:pPr>
              <w:pStyle w:val="Tabletext"/>
              <w:rPr>
                <w:ins w:id="49" w:author="Vinicius Samy" w:date="2021-08-14T01:07:00Z"/>
                <w:del w:id="50" w:author="Marcus Fernandes" w:date="2021-08-19T11:17:00Z"/>
              </w:rPr>
            </w:pPr>
            <w:ins w:id="51" w:author="Vinicius Samy" w:date="2021-08-14T01:06:00Z">
              <w:del w:id="52" w:author="Marcus Fernandes" w:date="2021-08-19T11:17:00Z">
                <w:r w:rsidDel="002F376E">
                  <w:delText>Suleimane Ducure</w:delText>
                </w:r>
              </w:del>
            </w:ins>
          </w:p>
          <w:p w14:paraId="64F19298" w14:textId="381E2E35" w:rsidR="007B6C49" w:rsidRDefault="025B807F">
            <w:pPr>
              <w:pStyle w:val="Tabletext"/>
            </w:pPr>
            <w:ins w:id="53" w:author="Vinicius Samy" w:date="2021-08-14T01:07:00Z">
              <w:del w:id="54" w:author="Marcus Fernandes" w:date="2021-08-19T11:17:00Z">
                <w:r w:rsidDel="002F376E">
                  <w:delText>Vinicius Samy</w:delText>
                </w:r>
              </w:del>
            </w:ins>
          </w:p>
        </w:tc>
      </w:tr>
      <w:tr w:rsidR="007B6C49" w14:paraId="08E4FB0A" w14:textId="77777777" w:rsidTr="0875919E">
        <w:tc>
          <w:tcPr>
            <w:tcW w:w="2304" w:type="dxa"/>
            <w:tcBorders>
              <w:top w:val="single" w:sz="6" w:space="0" w:color="auto"/>
              <w:left w:val="single" w:sz="6" w:space="0" w:color="auto"/>
              <w:bottom w:val="single" w:sz="6" w:space="0" w:color="auto"/>
              <w:right w:val="single" w:sz="6" w:space="0" w:color="auto"/>
            </w:tcBorders>
          </w:tcPr>
          <w:p w14:paraId="0B319B16" w14:textId="6E4C786D" w:rsidR="007B6C49" w:rsidRDefault="0875919E">
            <w:pPr>
              <w:spacing w:line="240" w:lineRule="auto"/>
              <w:rPr>
                <w:ins w:id="55" w:author="Vinicius Samy" w:date="2021-08-19T17:32:00Z"/>
                <w:color w:val="0070C0"/>
                <w:sz w:val="22"/>
                <w:szCs w:val="22"/>
              </w:rPr>
              <w:pPrChange w:id="56" w:author="Vinicius Samy" w:date="2021-08-19T17:32:00Z">
                <w:pPr/>
              </w:pPrChange>
            </w:pPr>
            <w:ins w:id="57" w:author="Vinicius Samy" w:date="2021-08-19T17:32:00Z">
              <w:r w:rsidRPr="0875919E">
                <w:rPr>
                  <w:color w:val="0070C0"/>
                  <w:sz w:val="22"/>
                  <w:szCs w:val="22"/>
                </w:rPr>
                <w:t>19/08/2021</w:t>
              </w:r>
            </w:ins>
          </w:p>
          <w:p w14:paraId="4C392F24" w14:textId="613FE62F" w:rsidR="007B6C49" w:rsidRDefault="007B6C49">
            <w:pPr>
              <w:pStyle w:val="Tabletext"/>
            </w:pPr>
          </w:p>
        </w:tc>
        <w:tc>
          <w:tcPr>
            <w:tcW w:w="1152" w:type="dxa"/>
            <w:tcBorders>
              <w:top w:val="single" w:sz="6" w:space="0" w:color="auto"/>
              <w:left w:val="single" w:sz="6" w:space="0" w:color="auto"/>
              <w:bottom w:val="single" w:sz="6" w:space="0" w:color="auto"/>
              <w:right w:val="single" w:sz="6" w:space="0" w:color="auto"/>
            </w:tcBorders>
          </w:tcPr>
          <w:p w14:paraId="6067BC50" w14:textId="0E6C0D13" w:rsidR="007B6C49" w:rsidRDefault="0875919E">
            <w:pPr>
              <w:spacing w:line="240" w:lineRule="auto"/>
              <w:rPr>
                <w:ins w:id="58" w:author="Vinicius Samy" w:date="2021-08-19T17:32:00Z"/>
                <w:color w:val="0070C0"/>
                <w:sz w:val="22"/>
                <w:szCs w:val="22"/>
              </w:rPr>
              <w:pPrChange w:id="59" w:author="Vinicius Samy" w:date="2021-08-19T17:32:00Z">
                <w:pPr/>
              </w:pPrChange>
            </w:pPr>
            <w:ins w:id="60" w:author="Vinicius Samy" w:date="2021-08-19T17:32:00Z">
              <w:r w:rsidRPr="0875919E">
                <w:rPr>
                  <w:color w:val="0070C0"/>
                  <w:sz w:val="22"/>
                  <w:szCs w:val="22"/>
                </w:rPr>
                <w:t>1.1</w:t>
              </w:r>
            </w:ins>
          </w:p>
          <w:p w14:paraId="48D268C5" w14:textId="2751C340" w:rsidR="007B6C49" w:rsidRDefault="007B6C49">
            <w:pPr>
              <w:pStyle w:val="Tabletext"/>
            </w:pPr>
          </w:p>
        </w:tc>
        <w:tc>
          <w:tcPr>
            <w:tcW w:w="3744" w:type="dxa"/>
            <w:tcBorders>
              <w:top w:val="single" w:sz="6" w:space="0" w:color="auto"/>
              <w:left w:val="single" w:sz="6" w:space="0" w:color="auto"/>
              <w:bottom w:val="single" w:sz="6" w:space="0" w:color="auto"/>
              <w:right w:val="single" w:sz="6" w:space="0" w:color="auto"/>
            </w:tcBorders>
          </w:tcPr>
          <w:p w14:paraId="4AE5AC9E" w14:textId="1342E8B6" w:rsidR="007B6C49" w:rsidRDefault="0875919E">
            <w:pPr>
              <w:spacing w:line="240" w:lineRule="auto"/>
              <w:rPr>
                <w:ins w:id="61" w:author="Vinicius Samy" w:date="2021-08-19T17:32:00Z"/>
                <w:color w:val="0070C0"/>
                <w:sz w:val="22"/>
                <w:szCs w:val="22"/>
              </w:rPr>
              <w:pPrChange w:id="62" w:author="Vinicius Samy" w:date="2021-08-19T17:32:00Z">
                <w:pPr/>
              </w:pPrChange>
            </w:pPr>
            <w:ins w:id="63" w:author="Vinicius Samy" w:date="2021-08-19T17:32:00Z">
              <w:r w:rsidRPr="0875919E">
                <w:rPr>
                  <w:color w:val="0070C0"/>
                  <w:sz w:val="22"/>
                  <w:szCs w:val="22"/>
                </w:rPr>
                <w:t>Assinatura de Aprovação</w:t>
              </w:r>
            </w:ins>
          </w:p>
          <w:p w14:paraId="4B0A2E99" w14:textId="7FFD8214" w:rsidR="007B6C49" w:rsidRDefault="007B6C49">
            <w:pPr>
              <w:pStyle w:val="Tabletext"/>
            </w:pPr>
          </w:p>
        </w:tc>
        <w:tc>
          <w:tcPr>
            <w:tcW w:w="2304" w:type="dxa"/>
            <w:tcBorders>
              <w:top w:val="single" w:sz="6" w:space="0" w:color="auto"/>
              <w:left w:val="single" w:sz="6" w:space="0" w:color="auto"/>
              <w:bottom w:val="single" w:sz="6" w:space="0" w:color="auto"/>
              <w:right w:val="single" w:sz="6" w:space="0" w:color="auto"/>
            </w:tcBorders>
          </w:tcPr>
          <w:p w14:paraId="76DFDA5C" w14:textId="2654DAE7" w:rsidR="007B6C49" w:rsidRDefault="0875919E">
            <w:pPr>
              <w:spacing w:line="240" w:lineRule="auto"/>
              <w:rPr>
                <w:ins w:id="64" w:author="Vinicius Samy" w:date="2021-08-19T17:32:00Z"/>
                <w:color w:val="0070C0"/>
                <w:sz w:val="22"/>
                <w:szCs w:val="22"/>
              </w:rPr>
              <w:pPrChange w:id="65" w:author="Vinicius Samy" w:date="2021-08-19T17:32:00Z">
                <w:pPr/>
              </w:pPrChange>
            </w:pPr>
            <w:ins w:id="66" w:author="Vinicius Samy" w:date="2021-08-19T17:32:00Z">
              <w:r w:rsidRPr="0875919E">
                <w:rPr>
                  <w:color w:val="0070C0"/>
                  <w:sz w:val="22"/>
                  <w:szCs w:val="22"/>
                </w:rPr>
                <w:t>Lamarck Ferreira</w:t>
              </w:r>
            </w:ins>
          </w:p>
          <w:p w14:paraId="620E2DA2" w14:textId="7DDEDB80" w:rsidR="007B6C49" w:rsidRDefault="0875919E">
            <w:pPr>
              <w:spacing w:line="240" w:lineRule="auto"/>
              <w:rPr>
                <w:ins w:id="67" w:author="Vinicius Samy" w:date="2021-08-19T17:32:00Z"/>
                <w:color w:val="0070C0"/>
                <w:sz w:val="22"/>
                <w:szCs w:val="22"/>
              </w:rPr>
              <w:pPrChange w:id="68" w:author="Vinicius Samy" w:date="2021-08-19T17:32:00Z">
                <w:pPr/>
              </w:pPrChange>
            </w:pPr>
            <w:proofErr w:type="spellStart"/>
            <w:ins w:id="69" w:author="Vinicius Samy" w:date="2021-08-19T17:32:00Z">
              <w:r w:rsidRPr="0875919E">
                <w:rPr>
                  <w:color w:val="0070C0"/>
                  <w:sz w:val="22"/>
                  <w:szCs w:val="22"/>
                </w:rPr>
                <w:t>Suleimane</w:t>
              </w:r>
              <w:proofErr w:type="spellEnd"/>
              <w:r w:rsidRPr="0875919E">
                <w:rPr>
                  <w:color w:val="0070C0"/>
                  <w:sz w:val="22"/>
                  <w:szCs w:val="22"/>
                </w:rPr>
                <w:t xml:space="preserve"> </w:t>
              </w:r>
              <w:proofErr w:type="spellStart"/>
              <w:r w:rsidRPr="0875919E">
                <w:rPr>
                  <w:color w:val="0070C0"/>
                  <w:sz w:val="22"/>
                  <w:szCs w:val="22"/>
                </w:rPr>
                <w:t>Ducure</w:t>
              </w:r>
              <w:proofErr w:type="spellEnd"/>
            </w:ins>
          </w:p>
          <w:p w14:paraId="0343DAF3" w14:textId="41536FFD" w:rsidR="007B6C49" w:rsidRDefault="0875919E">
            <w:pPr>
              <w:spacing w:line="240" w:lineRule="auto"/>
              <w:rPr>
                <w:ins w:id="70" w:author="Vinicius Samy" w:date="2021-08-19T17:32:00Z"/>
                <w:color w:val="0070C0"/>
                <w:sz w:val="22"/>
                <w:szCs w:val="22"/>
              </w:rPr>
              <w:pPrChange w:id="71" w:author="Vinicius Samy" w:date="2021-08-19T17:32:00Z">
                <w:pPr/>
              </w:pPrChange>
            </w:pPr>
            <w:ins w:id="72" w:author="Vinicius Samy" w:date="2021-08-19T17:32:00Z">
              <w:r w:rsidRPr="0875919E">
                <w:rPr>
                  <w:color w:val="0070C0"/>
                  <w:sz w:val="22"/>
                  <w:szCs w:val="22"/>
                </w:rPr>
                <w:t>Vinicius Samy</w:t>
              </w:r>
            </w:ins>
          </w:p>
          <w:p w14:paraId="60AA8609" w14:textId="4F1088B4" w:rsidR="007B6C49" w:rsidRDefault="007B6C49">
            <w:pPr>
              <w:pStyle w:val="Tabletext"/>
            </w:pPr>
          </w:p>
        </w:tc>
      </w:tr>
    </w:tbl>
    <w:p w14:paraId="537F5419" w14:textId="77777777" w:rsidR="007B6C49" w:rsidRDefault="007B6C49"/>
    <w:p w14:paraId="56CA1607" w14:textId="77777777" w:rsidR="007B6C49" w:rsidRDefault="007B6C49">
      <w:pPr>
        <w:pStyle w:val="Ttulo"/>
      </w:pPr>
      <w:r>
        <w:br w:type="page"/>
      </w:r>
      <w:r>
        <w:lastRenderedPageBreak/>
        <w:t>Índice</w:t>
      </w:r>
    </w:p>
    <w:p w14:paraId="21BBE74E" w14:textId="77777777" w:rsidR="00206DF9" w:rsidRDefault="00E22B42">
      <w:pPr>
        <w:pStyle w:val="Sumrio1"/>
        <w:tabs>
          <w:tab w:val="left" w:pos="432"/>
        </w:tabs>
        <w:rPr>
          <w:rFonts w:asciiTheme="minorHAnsi" w:eastAsiaTheme="minorEastAsia" w:hAnsiTheme="minorHAnsi" w:cstheme="minorBidi"/>
          <w:noProof/>
          <w:sz w:val="22"/>
          <w:szCs w:val="22"/>
          <w:lang w:eastAsia="pt-BR"/>
        </w:rPr>
      </w:pPr>
      <w:r>
        <w:fldChar w:fldCharType="begin"/>
      </w:r>
      <w:r w:rsidR="007B6C49" w:rsidRPr="00F63D83">
        <w:instrText xml:space="preserve"> TOC \o "1-3" </w:instrText>
      </w:r>
      <w:r>
        <w:fldChar w:fldCharType="separate"/>
      </w:r>
      <w:r w:rsidR="00206DF9" w:rsidRPr="00281D80">
        <w:rPr>
          <w:noProof/>
        </w:rPr>
        <w:t>1.</w:t>
      </w:r>
      <w:r w:rsidR="00206DF9">
        <w:rPr>
          <w:rFonts w:asciiTheme="minorHAnsi" w:eastAsiaTheme="minorEastAsia" w:hAnsiTheme="minorHAnsi" w:cstheme="minorBidi"/>
          <w:noProof/>
          <w:sz w:val="22"/>
          <w:szCs w:val="22"/>
          <w:lang w:eastAsia="pt-BR"/>
        </w:rPr>
        <w:tab/>
      </w:r>
      <w:r w:rsidR="00206DF9" w:rsidRPr="00281D80">
        <w:rPr>
          <w:noProof/>
        </w:rPr>
        <w:t>Objetivo</w:t>
      </w:r>
      <w:r w:rsidR="00206DF9">
        <w:rPr>
          <w:noProof/>
        </w:rPr>
        <w:tab/>
      </w:r>
      <w:r w:rsidR="00206DF9">
        <w:rPr>
          <w:noProof/>
        </w:rPr>
        <w:fldChar w:fldCharType="begin"/>
      </w:r>
      <w:r w:rsidR="00206DF9">
        <w:rPr>
          <w:noProof/>
        </w:rPr>
        <w:instrText xml:space="preserve"> PAGEREF _Toc21111852 \h </w:instrText>
      </w:r>
      <w:r w:rsidR="00206DF9">
        <w:rPr>
          <w:noProof/>
        </w:rPr>
      </w:r>
      <w:r w:rsidR="00206DF9">
        <w:rPr>
          <w:noProof/>
        </w:rPr>
        <w:fldChar w:fldCharType="separate"/>
      </w:r>
      <w:r w:rsidR="006B2051">
        <w:rPr>
          <w:noProof/>
        </w:rPr>
        <w:t>4</w:t>
      </w:r>
      <w:r w:rsidR="00206DF9">
        <w:rPr>
          <w:noProof/>
        </w:rPr>
        <w:fldChar w:fldCharType="end"/>
      </w:r>
    </w:p>
    <w:p w14:paraId="40A5703B" w14:textId="77777777" w:rsidR="00206DF9" w:rsidRDefault="00206DF9">
      <w:pPr>
        <w:pStyle w:val="Sumrio1"/>
        <w:tabs>
          <w:tab w:val="left" w:pos="432"/>
        </w:tabs>
        <w:rPr>
          <w:rFonts w:asciiTheme="minorHAnsi" w:eastAsiaTheme="minorEastAsia" w:hAnsiTheme="minorHAnsi" w:cstheme="minorBidi"/>
          <w:noProof/>
          <w:sz w:val="22"/>
          <w:szCs w:val="22"/>
          <w:lang w:eastAsia="pt-BR"/>
        </w:rPr>
      </w:pPr>
      <w:r>
        <w:rPr>
          <w:noProof/>
        </w:rPr>
        <w:t>2.</w:t>
      </w:r>
      <w:r>
        <w:rPr>
          <w:rFonts w:asciiTheme="minorHAnsi" w:eastAsiaTheme="minorEastAsia" w:hAnsiTheme="minorHAnsi" w:cstheme="minorBidi"/>
          <w:noProof/>
          <w:sz w:val="22"/>
          <w:szCs w:val="22"/>
          <w:lang w:eastAsia="pt-BR"/>
        </w:rPr>
        <w:tab/>
      </w:r>
      <w:r>
        <w:rPr>
          <w:noProof/>
        </w:rPr>
        <w:t>Descrição do Produto</w:t>
      </w:r>
      <w:r>
        <w:rPr>
          <w:noProof/>
        </w:rPr>
        <w:tab/>
      </w:r>
      <w:r>
        <w:rPr>
          <w:noProof/>
        </w:rPr>
        <w:fldChar w:fldCharType="begin"/>
      </w:r>
      <w:r>
        <w:rPr>
          <w:noProof/>
        </w:rPr>
        <w:instrText xml:space="preserve"> PAGEREF _Toc21111853 \h </w:instrText>
      </w:r>
      <w:r>
        <w:rPr>
          <w:noProof/>
        </w:rPr>
      </w:r>
      <w:r>
        <w:rPr>
          <w:noProof/>
        </w:rPr>
        <w:fldChar w:fldCharType="separate"/>
      </w:r>
      <w:r w:rsidR="006B2051">
        <w:rPr>
          <w:noProof/>
        </w:rPr>
        <w:t>4</w:t>
      </w:r>
      <w:r>
        <w:rPr>
          <w:noProof/>
        </w:rPr>
        <w:fldChar w:fldCharType="end"/>
      </w:r>
    </w:p>
    <w:p w14:paraId="25CF598F" w14:textId="77777777" w:rsidR="00206DF9" w:rsidRDefault="00206DF9">
      <w:pPr>
        <w:pStyle w:val="Sumrio2"/>
        <w:tabs>
          <w:tab w:val="left" w:pos="1000"/>
        </w:tabs>
        <w:rPr>
          <w:rFonts w:asciiTheme="minorHAnsi" w:eastAsiaTheme="minorEastAsia" w:hAnsiTheme="minorHAnsi" w:cstheme="minorBidi"/>
          <w:noProof/>
          <w:sz w:val="22"/>
          <w:szCs w:val="22"/>
          <w:lang w:eastAsia="pt-BR"/>
        </w:rPr>
      </w:pPr>
      <w:r w:rsidRPr="00281D80">
        <w:rPr>
          <w:noProof/>
        </w:rPr>
        <w:t>2.1</w:t>
      </w:r>
      <w:r>
        <w:rPr>
          <w:rFonts w:asciiTheme="minorHAnsi" w:eastAsiaTheme="minorEastAsia" w:hAnsiTheme="minorHAnsi" w:cstheme="minorBidi"/>
          <w:noProof/>
          <w:sz w:val="22"/>
          <w:szCs w:val="22"/>
          <w:lang w:eastAsia="pt-BR"/>
        </w:rPr>
        <w:tab/>
      </w:r>
      <w:r>
        <w:rPr>
          <w:noProof/>
        </w:rPr>
        <w:t>Escopo</w:t>
      </w:r>
      <w:r w:rsidRPr="00281D80">
        <w:rPr>
          <w:noProof/>
        </w:rPr>
        <w:t xml:space="preserve"> do Produto</w:t>
      </w:r>
      <w:r>
        <w:rPr>
          <w:noProof/>
        </w:rPr>
        <w:tab/>
      </w:r>
      <w:r>
        <w:rPr>
          <w:noProof/>
        </w:rPr>
        <w:fldChar w:fldCharType="begin"/>
      </w:r>
      <w:r>
        <w:rPr>
          <w:noProof/>
        </w:rPr>
        <w:instrText xml:space="preserve"> PAGEREF _Toc21111854 \h </w:instrText>
      </w:r>
      <w:r>
        <w:rPr>
          <w:noProof/>
        </w:rPr>
      </w:r>
      <w:r>
        <w:rPr>
          <w:noProof/>
        </w:rPr>
        <w:fldChar w:fldCharType="separate"/>
      </w:r>
      <w:r w:rsidR="006B2051">
        <w:rPr>
          <w:noProof/>
        </w:rPr>
        <w:t>4</w:t>
      </w:r>
      <w:r>
        <w:rPr>
          <w:noProof/>
        </w:rPr>
        <w:fldChar w:fldCharType="end"/>
      </w:r>
    </w:p>
    <w:p w14:paraId="1EAB796D"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2.1.1</w:t>
      </w:r>
      <w:r>
        <w:rPr>
          <w:rFonts w:asciiTheme="minorHAnsi" w:eastAsiaTheme="minorEastAsia" w:hAnsiTheme="minorHAnsi" w:cstheme="minorBidi"/>
          <w:noProof/>
          <w:sz w:val="22"/>
          <w:szCs w:val="22"/>
          <w:lang w:eastAsia="pt-BR"/>
        </w:rPr>
        <w:tab/>
      </w:r>
      <w:r w:rsidRPr="00281D80">
        <w:rPr>
          <w:noProof/>
        </w:rPr>
        <w:t>Contexto organizacional no qual o produto se insere</w:t>
      </w:r>
      <w:r w:rsidRPr="00206DF9">
        <w:rPr>
          <w:noProof/>
        </w:rPr>
        <w:tab/>
      </w:r>
      <w:r>
        <w:rPr>
          <w:noProof/>
        </w:rPr>
        <w:fldChar w:fldCharType="begin"/>
      </w:r>
      <w:r w:rsidRPr="00206DF9">
        <w:rPr>
          <w:noProof/>
        </w:rPr>
        <w:instrText xml:space="preserve"> PAGEREF _Toc21111855 \h </w:instrText>
      </w:r>
      <w:r>
        <w:rPr>
          <w:noProof/>
        </w:rPr>
      </w:r>
      <w:r>
        <w:rPr>
          <w:noProof/>
        </w:rPr>
        <w:fldChar w:fldCharType="separate"/>
      </w:r>
      <w:r w:rsidR="006B2051">
        <w:rPr>
          <w:noProof/>
        </w:rPr>
        <w:t>4</w:t>
      </w:r>
      <w:r>
        <w:rPr>
          <w:noProof/>
        </w:rPr>
        <w:fldChar w:fldCharType="end"/>
      </w:r>
    </w:p>
    <w:p w14:paraId="335E0019"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2.1.2</w:t>
      </w:r>
      <w:r>
        <w:rPr>
          <w:rFonts w:asciiTheme="minorHAnsi" w:eastAsiaTheme="minorEastAsia" w:hAnsiTheme="minorHAnsi" w:cstheme="minorBidi"/>
          <w:noProof/>
          <w:sz w:val="22"/>
          <w:szCs w:val="22"/>
          <w:lang w:eastAsia="pt-BR"/>
        </w:rPr>
        <w:tab/>
      </w:r>
      <w:r w:rsidRPr="00281D80">
        <w:rPr>
          <w:noProof/>
        </w:rPr>
        <w:t>O que é o produto</w:t>
      </w:r>
      <w:r w:rsidRPr="00206DF9">
        <w:rPr>
          <w:noProof/>
        </w:rPr>
        <w:tab/>
      </w:r>
      <w:r>
        <w:rPr>
          <w:noProof/>
        </w:rPr>
        <w:fldChar w:fldCharType="begin"/>
      </w:r>
      <w:r w:rsidRPr="00206DF9">
        <w:rPr>
          <w:noProof/>
        </w:rPr>
        <w:instrText xml:space="preserve"> PAGEREF _Toc21111856 \h </w:instrText>
      </w:r>
      <w:r>
        <w:rPr>
          <w:noProof/>
        </w:rPr>
      </w:r>
      <w:r>
        <w:rPr>
          <w:noProof/>
        </w:rPr>
        <w:fldChar w:fldCharType="separate"/>
      </w:r>
      <w:r w:rsidR="006B2051">
        <w:rPr>
          <w:noProof/>
        </w:rPr>
        <w:t>4</w:t>
      </w:r>
      <w:r>
        <w:rPr>
          <w:noProof/>
        </w:rPr>
        <w:fldChar w:fldCharType="end"/>
      </w:r>
    </w:p>
    <w:p w14:paraId="38368D15" w14:textId="0C326F7A" w:rsidR="00206DF9" w:rsidRDefault="00206DF9">
      <w:pPr>
        <w:pStyle w:val="Sumrio3"/>
        <w:rPr>
          <w:rFonts w:asciiTheme="minorHAnsi" w:eastAsiaTheme="minorEastAsia" w:hAnsiTheme="minorHAnsi" w:cstheme="minorBidi"/>
          <w:noProof/>
          <w:sz w:val="22"/>
          <w:szCs w:val="22"/>
          <w:lang w:eastAsia="pt-BR"/>
        </w:rPr>
      </w:pPr>
      <w:r w:rsidRPr="00281D80">
        <w:rPr>
          <w:noProof/>
        </w:rPr>
        <w:t>2.1.3</w:t>
      </w:r>
      <w:r>
        <w:rPr>
          <w:rFonts w:asciiTheme="minorHAnsi" w:eastAsiaTheme="minorEastAsia" w:hAnsiTheme="minorHAnsi" w:cstheme="minorBidi"/>
          <w:noProof/>
          <w:sz w:val="22"/>
          <w:szCs w:val="22"/>
          <w:lang w:eastAsia="pt-BR"/>
        </w:rPr>
        <w:tab/>
      </w:r>
      <w:r w:rsidRPr="00281D80">
        <w:rPr>
          <w:noProof/>
        </w:rPr>
        <w:t>Nome do produto e de seus componentes principais</w:t>
      </w:r>
      <w:r w:rsidRPr="00206DF9">
        <w:rPr>
          <w:noProof/>
        </w:rPr>
        <w:tab/>
      </w:r>
      <w:del w:id="73" w:author="Marcus Fernandes" w:date="2021-08-17T21:01:00Z">
        <w:r w:rsidDel="0002040D">
          <w:rPr>
            <w:noProof/>
          </w:rPr>
          <w:fldChar w:fldCharType="begin"/>
        </w:r>
        <w:r w:rsidRPr="00206DF9" w:rsidDel="0002040D">
          <w:rPr>
            <w:noProof/>
          </w:rPr>
          <w:delInstrText xml:space="preserve"> PAGEREF _Toc21111857 \h </w:delInstrText>
        </w:r>
        <w:r w:rsidDel="0002040D">
          <w:rPr>
            <w:noProof/>
          </w:rPr>
        </w:r>
        <w:r w:rsidDel="0002040D">
          <w:rPr>
            <w:noProof/>
          </w:rPr>
          <w:fldChar w:fldCharType="separate"/>
        </w:r>
        <w:r w:rsidR="006B2051" w:rsidDel="0002040D">
          <w:rPr>
            <w:noProof/>
          </w:rPr>
          <w:delText>5</w:delText>
        </w:r>
        <w:r w:rsidDel="0002040D">
          <w:rPr>
            <w:noProof/>
          </w:rPr>
          <w:fldChar w:fldCharType="end"/>
        </w:r>
      </w:del>
      <w:ins w:id="74" w:author="Marcus Fernandes" w:date="2021-08-17T21:01:00Z">
        <w:r w:rsidR="0002040D">
          <w:rPr>
            <w:noProof/>
          </w:rPr>
          <w:t>4</w:t>
        </w:r>
      </w:ins>
    </w:p>
    <w:p w14:paraId="1FCF3BD8" w14:textId="7FE1A029" w:rsidR="00206DF9" w:rsidRDefault="00206DF9">
      <w:pPr>
        <w:pStyle w:val="Sumrio3"/>
        <w:rPr>
          <w:rFonts w:asciiTheme="minorHAnsi" w:eastAsiaTheme="minorEastAsia" w:hAnsiTheme="minorHAnsi" w:cstheme="minorBidi"/>
          <w:noProof/>
          <w:sz w:val="22"/>
          <w:szCs w:val="22"/>
          <w:lang w:eastAsia="pt-BR"/>
        </w:rPr>
      </w:pPr>
      <w:r w:rsidRPr="00281D80">
        <w:rPr>
          <w:noProof/>
        </w:rPr>
        <w:t>2.1.4</w:t>
      </w:r>
      <w:r>
        <w:rPr>
          <w:rFonts w:asciiTheme="minorHAnsi" w:eastAsiaTheme="minorEastAsia" w:hAnsiTheme="minorHAnsi" w:cstheme="minorBidi"/>
          <w:noProof/>
          <w:sz w:val="22"/>
          <w:szCs w:val="22"/>
          <w:lang w:eastAsia="pt-BR"/>
        </w:rPr>
        <w:tab/>
      </w:r>
      <w:r w:rsidRPr="00206DF9">
        <w:rPr>
          <w:noProof/>
        </w:rPr>
        <w:t>Missão</w:t>
      </w:r>
      <w:r w:rsidRPr="00281D80">
        <w:rPr>
          <w:noProof/>
        </w:rPr>
        <w:t xml:space="preserve"> do produto</w:t>
      </w:r>
      <w:r w:rsidRPr="00206DF9">
        <w:rPr>
          <w:noProof/>
        </w:rPr>
        <w:tab/>
      </w:r>
      <w:del w:id="75" w:author="Marcus Fernandes" w:date="2021-08-17T21:01:00Z">
        <w:r w:rsidDel="0002040D">
          <w:rPr>
            <w:noProof/>
          </w:rPr>
          <w:fldChar w:fldCharType="begin"/>
        </w:r>
        <w:r w:rsidRPr="00206DF9" w:rsidDel="0002040D">
          <w:rPr>
            <w:noProof/>
          </w:rPr>
          <w:delInstrText xml:space="preserve"> PAGEREF _Toc21111858 \h </w:delInstrText>
        </w:r>
        <w:r w:rsidDel="0002040D">
          <w:rPr>
            <w:noProof/>
          </w:rPr>
        </w:r>
        <w:r w:rsidDel="0002040D">
          <w:rPr>
            <w:noProof/>
          </w:rPr>
          <w:fldChar w:fldCharType="separate"/>
        </w:r>
        <w:r w:rsidR="006B2051" w:rsidDel="0002040D">
          <w:rPr>
            <w:noProof/>
          </w:rPr>
          <w:delText>5</w:delText>
        </w:r>
        <w:r w:rsidDel="0002040D">
          <w:rPr>
            <w:noProof/>
          </w:rPr>
          <w:fldChar w:fldCharType="end"/>
        </w:r>
      </w:del>
      <w:ins w:id="76" w:author="Marcus Fernandes" w:date="2021-08-17T21:01:00Z">
        <w:r w:rsidR="0002040D">
          <w:rPr>
            <w:noProof/>
          </w:rPr>
          <w:t>4</w:t>
        </w:r>
      </w:ins>
    </w:p>
    <w:p w14:paraId="6C377F72" w14:textId="768068D4" w:rsidR="00206DF9" w:rsidRDefault="00206DF9">
      <w:pPr>
        <w:pStyle w:val="Sumrio3"/>
        <w:rPr>
          <w:rFonts w:asciiTheme="minorHAnsi" w:eastAsiaTheme="minorEastAsia" w:hAnsiTheme="minorHAnsi" w:cstheme="minorBidi"/>
          <w:noProof/>
          <w:sz w:val="22"/>
          <w:szCs w:val="22"/>
          <w:lang w:eastAsia="pt-BR"/>
        </w:rPr>
      </w:pPr>
      <w:r w:rsidRPr="00281D80">
        <w:rPr>
          <w:noProof/>
        </w:rPr>
        <w:t>2.1.5</w:t>
      </w:r>
      <w:r>
        <w:rPr>
          <w:rFonts w:asciiTheme="minorHAnsi" w:eastAsiaTheme="minorEastAsia" w:hAnsiTheme="minorHAnsi" w:cstheme="minorBidi"/>
          <w:noProof/>
          <w:sz w:val="22"/>
          <w:szCs w:val="22"/>
          <w:lang w:eastAsia="pt-BR"/>
        </w:rPr>
        <w:tab/>
      </w:r>
      <w:r w:rsidRPr="00281D80">
        <w:rPr>
          <w:noProof/>
        </w:rPr>
        <w:t xml:space="preserve">Limites do </w:t>
      </w:r>
      <w:r w:rsidRPr="00206DF9">
        <w:rPr>
          <w:noProof/>
        </w:rPr>
        <w:t>produto</w:t>
      </w:r>
      <w:r w:rsidRPr="00206DF9">
        <w:rPr>
          <w:noProof/>
        </w:rPr>
        <w:tab/>
      </w:r>
      <w:del w:id="77" w:author="Marcus Fernandes" w:date="2021-07-23T22:05:00Z">
        <w:r w:rsidDel="00627B0F">
          <w:rPr>
            <w:noProof/>
          </w:rPr>
          <w:fldChar w:fldCharType="begin"/>
        </w:r>
        <w:r w:rsidRPr="00206DF9" w:rsidDel="00627B0F">
          <w:rPr>
            <w:noProof/>
          </w:rPr>
          <w:delInstrText xml:space="preserve"> PAGEREF _Toc21111859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78" w:author="Marcus Fernandes" w:date="2021-08-17T21:01:00Z">
        <w:r w:rsidR="0002040D">
          <w:rPr>
            <w:noProof/>
          </w:rPr>
          <w:t>4</w:t>
        </w:r>
      </w:ins>
    </w:p>
    <w:p w14:paraId="2821182D" w14:textId="7927A1F6" w:rsidR="00206DF9" w:rsidRDefault="00206DF9">
      <w:pPr>
        <w:pStyle w:val="Sumrio3"/>
        <w:rPr>
          <w:rFonts w:asciiTheme="minorHAnsi" w:eastAsiaTheme="minorEastAsia" w:hAnsiTheme="minorHAnsi" w:cstheme="minorBidi"/>
          <w:noProof/>
          <w:sz w:val="22"/>
          <w:szCs w:val="22"/>
          <w:lang w:eastAsia="pt-BR"/>
        </w:rPr>
      </w:pPr>
      <w:r w:rsidRPr="00281D80">
        <w:rPr>
          <w:noProof/>
        </w:rPr>
        <w:t>2.1.6</w:t>
      </w:r>
      <w:r>
        <w:rPr>
          <w:rFonts w:asciiTheme="minorHAnsi" w:eastAsiaTheme="minorEastAsia" w:hAnsiTheme="minorHAnsi" w:cstheme="minorBidi"/>
          <w:noProof/>
          <w:sz w:val="22"/>
          <w:szCs w:val="22"/>
          <w:lang w:eastAsia="pt-BR"/>
        </w:rPr>
        <w:tab/>
      </w:r>
      <w:r w:rsidRPr="00281D80">
        <w:rPr>
          <w:noProof/>
        </w:rPr>
        <w:t>Benefícios do produto</w:t>
      </w:r>
      <w:r w:rsidRPr="00206DF9">
        <w:rPr>
          <w:noProof/>
        </w:rPr>
        <w:tab/>
      </w:r>
      <w:del w:id="79" w:author="Marcus Fernandes" w:date="2021-07-23T22:05:00Z">
        <w:r w:rsidDel="00627B0F">
          <w:rPr>
            <w:noProof/>
          </w:rPr>
          <w:fldChar w:fldCharType="begin"/>
        </w:r>
        <w:r w:rsidRPr="00206DF9" w:rsidDel="00627B0F">
          <w:rPr>
            <w:noProof/>
          </w:rPr>
          <w:delInstrText xml:space="preserve"> PAGEREF _Toc21111860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80" w:author="Marcus Fernandes" w:date="2021-07-23T22:05:00Z">
        <w:r w:rsidR="00627B0F">
          <w:rPr>
            <w:noProof/>
          </w:rPr>
          <w:t>5</w:t>
        </w:r>
      </w:ins>
    </w:p>
    <w:p w14:paraId="18A92F39" w14:textId="29441523"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2.2</w:t>
      </w:r>
      <w:r>
        <w:rPr>
          <w:rFonts w:asciiTheme="minorHAnsi" w:eastAsiaTheme="minorEastAsia" w:hAnsiTheme="minorHAnsi" w:cstheme="minorBidi"/>
          <w:noProof/>
          <w:sz w:val="22"/>
          <w:szCs w:val="22"/>
          <w:lang w:eastAsia="pt-BR"/>
        </w:rPr>
        <w:tab/>
      </w:r>
      <w:r w:rsidRPr="00206DF9">
        <w:rPr>
          <w:noProof/>
        </w:rPr>
        <w:t>Serviços oferecidos pelo produto</w:t>
      </w:r>
      <w:r w:rsidRPr="00206DF9">
        <w:rPr>
          <w:noProof/>
        </w:rPr>
        <w:tab/>
      </w:r>
      <w:del w:id="81" w:author="Marcus Fernandes" w:date="2021-07-23T22:05:00Z">
        <w:r w:rsidDel="00627B0F">
          <w:rPr>
            <w:noProof/>
          </w:rPr>
          <w:fldChar w:fldCharType="begin"/>
        </w:r>
        <w:r w:rsidRPr="00206DF9" w:rsidDel="00627B0F">
          <w:rPr>
            <w:noProof/>
          </w:rPr>
          <w:delInstrText xml:space="preserve"> PAGEREF _Toc21111861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82" w:author="Marcus Fernandes" w:date="2021-07-23T22:05:00Z">
        <w:r w:rsidR="00627B0F">
          <w:rPr>
            <w:noProof/>
          </w:rPr>
          <w:t>5</w:t>
        </w:r>
      </w:ins>
    </w:p>
    <w:p w14:paraId="2D854C04" w14:textId="0A152B4C" w:rsidR="00206DF9" w:rsidRDefault="00206DF9">
      <w:pPr>
        <w:pStyle w:val="Sumrio3"/>
        <w:rPr>
          <w:rFonts w:asciiTheme="minorHAnsi" w:eastAsiaTheme="minorEastAsia" w:hAnsiTheme="minorHAnsi" w:cstheme="minorBidi"/>
          <w:noProof/>
          <w:sz w:val="22"/>
          <w:szCs w:val="22"/>
          <w:lang w:eastAsia="pt-BR"/>
        </w:rPr>
      </w:pPr>
      <w:r w:rsidRPr="00206DF9">
        <w:rPr>
          <w:noProof/>
        </w:rPr>
        <w:t>2.2.1</w:t>
      </w:r>
      <w:r>
        <w:rPr>
          <w:rFonts w:asciiTheme="minorHAnsi" w:eastAsiaTheme="minorEastAsia" w:hAnsiTheme="minorHAnsi" w:cstheme="minorBidi"/>
          <w:noProof/>
          <w:sz w:val="22"/>
          <w:szCs w:val="22"/>
          <w:lang w:eastAsia="pt-BR"/>
        </w:rPr>
        <w:tab/>
      </w:r>
      <w:ins w:id="83" w:author="Marcus Fernandes" w:date="2021-08-19T11:15:00Z">
        <w:r w:rsidR="00A61241" w:rsidRPr="00206DF9">
          <w:rPr>
            <w:noProof/>
          </w:rPr>
          <w:t>Generalizacão d</w:t>
        </w:r>
      </w:ins>
      <w:ins w:id="84" w:author="Marcus Fernandes" w:date="2021-08-19T11:17:00Z">
        <w:r w:rsidR="00A61241">
          <w:rPr>
            <w:noProof/>
          </w:rPr>
          <w:t>e</w:t>
        </w:r>
      </w:ins>
      <w:ins w:id="85" w:author="Marcus Fernandes" w:date="2021-08-19T11:15:00Z">
        <w:r w:rsidR="00A61241" w:rsidRPr="00206DF9">
          <w:rPr>
            <w:noProof/>
          </w:rPr>
          <w:t xml:space="preserve"> </w:t>
        </w:r>
        <w:r w:rsidR="00A61241">
          <w:rPr>
            <w:noProof/>
          </w:rPr>
          <w:t>a</w:t>
        </w:r>
        <w:r w:rsidR="00A61241" w:rsidRPr="00206DF9">
          <w:rPr>
            <w:noProof/>
          </w:rPr>
          <w:t>tores</w:t>
        </w:r>
        <w:r w:rsidR="00A61241" w:rsidRPr="00206DF9" w:rsidDel="00A61241">
          <w:rPr>
            <w:noProof/>
          </w:rPr>
          <w:t xml:space="preserve"> </w:t>
        </w:r>
      </w:ins>
      <w:del w:id="86" w:author="Marcus Fernandes" w:date="2021-08-19T11:15:00Z">
        <w:r w:rsidRPr="00206DF9" w:rsidDel="00A61241">
          <w:rPr>
            <w:noProof/>
          </w:rPr>
          <w:delText>Diagrama de contexto</w:delText>
        </w:r>
      </w:del>
      <w:r w:rsidRPr="00206DF9">
        <w:rPr>
          <w:noProof/>
        </w:rPr>
        <w:tab/>
      </w:r>
      <w:del w:id="87" w:author="Marcus Fernandes" w:date="2021-08-19T11:15:00Z">
        <w:r w:rsidDel="00A61241">
          <w:rPr>
            <w:noProof/>
          </w:rPr>
          <w:fldChar w:fldCharType="begin"/>
        </w:r>
        <w:r w:rsidRPr="00206DF9" w:rsidDel="00A61241">
          <w:rPr>
            <w:noProof/>
          </w:rPr>
          <w:delInstrText xml:space="preserve"> PAGEREF _Toc21111862 \h </w:delInstrText>
        </w:r>
        <w:r w:rsidDel="00A61241">
          <w:rPr>
            <w:noProof/>
          </w:rPr>
        </w:r>
        <w:r w:rsidDel="00A61241">
          <w:rPr>
            <w:noProof/>
          </w:rPr>
          <w:fldChar w:fldCharType="separate"/>
        </w:r>
        <w:r w:rsidR="006B2051" w:rsidDel="00A61241">
          <w:rPr>
            <w:noProof/>
          </w:rPr>
          <w:delText>6</w:delText>
        </w:r>
        <w:r w:rsidDel="00A61241">
          <w:rPr>
            <w:noProof/>
          </w:rPr>
          <w:fldChar w:fldCharType="end"/>
        </w:r>
      </w:del>
      <w:ins w:id="88" w:author="Marcus Fernandes" w:date="2021-08-19T11:15:00Z">
        <w:r w:rsidR="00A61241">
          <w:rPr>
            <w:noProof/>
          </w:rPr>
          <w:t>5</w:t>
        </w:r>
      </w:ins>
    </w:p>
    <w:p w14:paraId="6DC1F2AB" w14:textId="4288AB20" w:rsidR="00206DF9" w:rsidRDefault="00206DF9">
      <w:pPr>
        <w:pStyle w:val="Sumrio3"/>
        <w:rPr>
          <w:rFonts w:asciiTheme="minorHAnsi" w:eastAsiaTheme="minorEastAsia" w:hAnsiTheme="minorHAnsi" w:cstheme="minorBidi"/>
          <w:noProof/>
          <w:sz w:val="22"/>
          <w:szCs w:val="22"/>
          <w:lang w:eastAsia="pt-BR"/>
        </w:rPr>
      </w:pPr>
      <w:r w:rsidRPr="00206DF9">
        <w:rPr>
          <w:noProof/>
        </w:rPr>
        <w:t>2.2.2</w:t>
      </w:r>
      <w:r>
        <w:rPr>
          <w:rFonts w:asciiTheme="minorHAnsi" w:eastAsiaTheme="minorEastAsia" w:hAnsiTheme="minorHAnsi" w:cstheme="minorBidi"/>
          <w:noProof/>
          <w:sz w:val="22"/>
          <w:szCs w:val="22"/>
          <w:lang w:eastAsia="pt-BR"/>
        </w:rPr>
        <w:tab/>
      </w:r>
      <w:del w:id="89" w:author="Marcus Fernandes" w:date="2021-08-19T11:15:00Z">
        <w:r w:rsidRPr="00206DF9" w:rsidDel="00A61241">
          <w:rPr>
            <w:noProof/>
          </w:rPr>
          <w:delText>Descricão dos Servicos</w:delText>
        </w:r>
      </w:del>
      <w:ins w:id="90" w:author="Marcus Fernandes" w:date="2021-08-19T11:47:00Z">
        <w:r w:rsidR="00066991" w:rsidRPr="00206DF9">
          <w:rPr>
            <w:noProof/>
          </w:rPr>
          <w:t>Descricão d</w:t>
        </w:r>
      </w:ins>
      <w:ins w:id="91" w:author="Marcus Fernandes" w:date="2021-08-19T11:56:00Z">
        <w:r w:rsidR="00606323">
          <w:rPr>
            <w:noProof/>
          </w:rPr>
          <w:t>os</w:t>
        </w:r>
      </w:ins>
      <w:ins w:id="92" w:author="Marcus Fernandes" w:date="2021-08-19T11:47:00Z">
        <w:r w:rsidR="00066991" w:rsidRPr="00206DF9">
          <w:rPr>
            <w:noProof/>
          </w:rPr>
          <w:t xml:space="preserve"> </w:t>
        </w:r>
        <w:r w:rsidR="00066991">
          <w:rPr>
            <w:noProof/>
          </w:rPr>
          <w:t>a</w:t>
        </w:r>
        <w:r w:rsidR="00066991" w:rsidRPr="00206DF9">
          <w:rPr>
            <w:noProof/>
          </w:rPr>
          <w:t>tores</w:t>
        </w:r>
      </w:ins>
      <w:r w:rsidRPr="00206DF9">
        <w:rPr>
          <w:noProof/>
        </w:rPr>
        <w:tab/>
      </w:r>
      <w:del w:id="93" w:author="Marcus Fernandes" w:date="2021-08-19T11:15:00Z">
        <w:r w:rsidDel="00A61241">
          <w:rPr>
            <w:noProof/>
          </w:rPr>
          <w:fldChar w:fldCharType="begin"/>
        </w:r>
        <w:r w:rsidRPr="00206DF9" w:rsidDel="00A61241">
          <w:rPr>
            <w:noProof/>
          </w:rPr>
          <w:delInstrText xml:space="preserve"> PAGEREF _Toc21111863 \h </w:delInstrText>
        </w:r>
        <w:r w:rsidDel="00A61241">
          <w:rPr>
            <w:noProof/>
          </w:rPr>
        </w:r>
        <w:r w:rsidDel="00A61241">
          <w:rPr>
            <w:noProof/>
          </w:rPr>
          <w:fldChar w:fldCharType="separate"/>
        </w:r>
        <w:r w:rsidR="006B2051" w:rsidDel="00A61241">
          <w:rPr>
            <w:noProof/>
          </w:rPr>
          <w:delText>7</w:delText>
        </w:r>
        <w:r w:rsidDel="00A61241">
          <w:rPr>
            <w:noProof/>
          </w:rPr>
          <w:fldChar w:fldCharType="end"/>
        </w:r>
      </w:del>
      <w:ins w:id="94" w:author="Marcus Fernandes" w:date="2021-08-19T11:15:00Z">
        <w:r w:rsidR="00A61241">
          <w:rPr>
            <w:noProof/>
          </w:rPr>
          <w:t>6</w:t>
        </w:r>
      </w:ins>
    </w:p>
    <w:p w14:paraId="44877352" w14:textId="315316C1" w:rsidR="00206DF9" w:rsidRDefault="00206DF9">
      <w:pPr>
        <w:pStyle w:val="Sumrio3"/>
        <w:rPr>
          <w:rFonts w:asciiTheme="minorHAnsi" w:eastAsiaTheme="minorEastAsia" w:hAnsiTheme="minorHAnsi" w:cstheme="minorBidi"/>
          <w:noProof/>
          <w:sz w:val="22"/>
          <w:szCs w:val="22"/>
          <w:lang w:eastAsia="pt-BR"/>
        </w:rPr>
      </w:pPr>
      <w:r w:rsidRPr="00206DF9">
        <w:rPr>
          <w:noProof/>
        </w:rPr>
        <w:t>2.2.3</w:t>
      </w:r>
      <w:r>
        <w:rPr>
          <w:rFonts w:asciiTheme="minorHAnsi" w:eastAsiaTheme="minorEastAsia" w:hAnsiTheme="minorHAnsi" w:cstheme="minorBidi"/>
          <w:noProof/>
          <w:sz w:val="22"/>
          <w:szCs w:val="22"/>
          <w:lang w:eastAsia="pt-BR"/>
        </w:rPr>
        <w:tab/>
      </w:r>
      <w:ins w:id="95" w:author="Marcus Fernandes" w:date="2021-08-19T11:47:00Z">
        <w:r w:rsidR="00066991">
          <w:rPr>
            <w:noProof/>
          </w:rPr>
          <w:t>Diagrama de contexto</w:t>
        </w:r>
      </w:ins>
      <w:ins w:id="96" w:author="Marcus Fernandes" w:date="2021-08-19T11:15:00Z">
        <w:r w:rsidR="00A61241" w:rsidRPr="00206DF9" w:rsidDel="00A61241">
          <w:rPr>
            <w:noProof/>
          </w:rPr>
          <w:t xml:space="preserve"> </w:t>
        </w:r>
      </w:ins>
      <w:del w:id="97" w:author="Marcus Fernandes" w:date="2021-08-19T11:15:00Z">
        <w:r w:rsidRPr="00206DF9" w:rsidDel="00A61241">
          <w:rPr>
            <w:noProof/>
          </w:rPr>
          <w:delText>Generalizacão dos Atores</w:delText>
        </w:r>
      </w:del>
      <w:r w:rsidRPr="00206DF9">
        <w:rPr>
          <w:noProof/>
        </w:rPr>
        <w:tab/>
      </w:r>
      <w:del w:id="98" w:author="Marcus Fernandes" w:date="2021-08-19T11:47:00Z">
        <w:r w:rsidDel="00066991">
          <w:rPr>
            <w:noProof/>
          </w:rPr>
          <w:fldChar w:fldCharType="begin"/>
        </w:r>
        <w:r w:rsidRPr="00206DF9" w:rsidDel="00066991">
          <w:rPr>
            <w:noProof/>
          </w:rPr>
          <w:delInstrText xml:space="preserve"> PAGEREF _Toc21111864 \h </w:delInstrText>
        </w:r>
        <w:r w:rsidDel="00066991">
          <w:rPr>
            <w:noProof/>
          </w:rPr>
        </w:r>
        <w:r w:rsidDel="00066991">
          <w:rPr>
            <w:noProof/>
          </w:rPr>
          <w:fldChar w:fldCharType="separate"/>
        </w:r>
        <w:r w:rsidR="006B2051" w:rsidDel="00066991">
          <w:rPr>
            <w:noProof/>
          </w:rPr>
          <w:delText>7</w:delText>
        </w:r>
        <w:r w:rsidDel="00066991">
          <w:rPr>
            <w:noProof/>
          </w:rPr>
          <w:fldChar w:fldCharType="end"/>
        </w:r>
      </w:del>
      <w:ins w:id="99" w:author="Marcus Fernandes" w:date="2021-08-19T11:47:00Z">
        <w:r w:rsidR="00066991">
          <w:rPr>
            <w:noProof/>
          </w:rPr>
          <w:t>6</w:t>
        </w:r>
      </w:ins>
    </w:p>
    <w:p w14:paraId="1B5FEB88" w14:textId="3444B97A" w:rsidR="00206DF9" w:rsidRDefault="00206DF9">
      <w:pPr>
        <w:pStyle w:val="Sumrio3"/>
        <w:rPr>
          <w:rFonts w:asciiTheme="minorHAnsi" w:eastAsiaTheme="minorEastAsia" w:hAnsiTheme="minorHAnsi" w:cstheme="minorBidi"/>
          <w:noProof/>
          <w:sz w:val="22"/>
          <w:szCs w:val="22"/>
          <w:lang w:eastAsia="pt-BR"/>
        </w:rPr>
      </w:pPr>
      <w:r w:rsidRPr="00206DF9">
        <w:rPr>
          <w:noProof/>
        </w:rPr>
        <w:t>2.2.4</w:t>
      </w:r>
      <w:r>
        <w:rPr>
          <w:rFonts w:asciiTheme="minorHAnsi" w:eastAsiaTheme="minorEastAsia" w:hAnsiTheme="minorHAnsi" w:cstheme="minorBidi"/>
          <w:noProof/>
          <w:sz w:val="22"/>
          <w:szCs w:val="22"/>
          <w:lang w:eastAsia="pt-BR"/>
        </w:rPr>
        <w:tab/>
      </w:r>
      <w:r w:rsidRPr="00206DF9">
        <w:rPr>
          <w:noProof/>
        </w:rPr>
        <w:t xml:space="preserve">Descricão dos </w:t>
      </w:r>
      <w:del w:id="100" w:author="Marcus Fernandes" w:date="2021-08-19T11:15:00Z">
        <w:r w:rsidRPr="00206DF9" w:rsidDel="00A61241">
          <w:rPr>
            <w:noProof/>
          </w:rPr>
          <w:delText>Atores</w:delText>
        </w:r>
      </w:del>
      <w:ins w:id="101" w:author="Marcus Fernandes" w:date="2021-08-19T11:15:00Z">
        <w:r w:rsidR="00A61241">
          <w:rPr>
            <w:noProof/>
          </w:rPr>
          <w:t>serviços</w:t>
        </w:r>
      </w:ins>
      <w:r w:rsidRPr="00206DF9">
        <w:rPr>
          <w:noProof/>
        </w:rPr>
        <w:tab/>
      </w:r>
      <w:del w:id="102" w:author="Marcus Fernandes" w:date="2021-07-23T22:05:00Z">
        <w:r w:rsidDel="00627B0F">
          <w:rPr>
            <w:noProof/>
          </w:rPr>
          <w:fldChar w:fldCharType="begin"/>
        </w:r>
        <w:r w:rsidRPr="00206DF9" w:rsidDel="00627B0F">
          <w:rPr>
            <w:noProof/>
          </w:rPr>
          <w:delInstrText xml:space="preserve"> PAGEREF _Toc21111865 \h </w:delInstrText>
        </w:r>
        <w:r w:rsidDel="00627B0F">
          <w:rPr>
            <w:noProof/>
          </w:rPr>
        </w:r>
        <w:r w:rsidDel="00627B0F">
          <w:rPr>
            <w:noProof/>
          </w:rPr>
          <w:fldChar w:fldCharType="separate"/>
        </w:r>
        <w:r w:rsidR="006B2051" w:rsidDel="00627B0F">
          <w:rPr>
            <w:noProof/>
          </w:rPr>
          <w:delText>7</w:delText>
        </w:r>
        <w:r w:rsidDel="00627B0F">
          <w:rPr>
            <w:noProof/>
          </w:rPr>
          <w:fldChar w:fldCharType="end"/>
        </w:r>
      </w:del>
      <w:ins w:id="103" w:author="Marcus Fernandes" w:date="2021-08-19T11:17:00Z">
        <w:r w:rsidR="00A61241">
          <w:rPr>
            <w:noProof/>
          </w:rPr>
          <w:t>7</w:t>
        </w:r>
      </w:ins>
    </w:p>
    <w:p w14:paraId="49DB729C" w14:textId="24EB9DC9" w:rsidR="00206DF9" w:rsidRDefault="00206DF9">
      <w:pPr>
        <w:pStyle w:val="Sumrio1"/>
        <w:tabs>
          <w:tab w:val="left" w:pos="432"/>
        </w:tabs>
        <w:rPr>
          <w:rFonts w:asciiTheme="minorHAnsi" w:eastAsiaTheme="minorEastAsia" w:hAnsiTheme="minorHAnsi" w:cstheme="minorBidi"/>
          <w:noProof/>
          <w:sz w:val="22"/>
          <w:szCs w:val="22"/>
          <w:lang w:eastAsia="pt-BR"/>
        </w:rPr>
      </w:pPr>
      <w:r w:rsidRPr="00206DF9">
        <w:rPr>
          <w:noProof/>
        </w:rPr>
        <w:t>3.</w:t>
      </w:r>
      <w:r>
        <w:rPr>
          <w:rFonts w:asciiTheme="minorHAnsi" w:eastAsiaTheme="minorEastAsia" w:hAnsiTheme="minorHAnsi" w:cstheme="minorBidi"/>
          <w:noProof/>
          <w:sz w:val="22"/>
          <w:szCs w:val="22"/>
          <w:lang w:eastAsia="pt-BR"/>
        </w:rPr>
        <w:tab/>
      </w:r>
      <w:r w:rsidRPr="00206DF9">
        <w:rPr>
          <w:noProof/>
        </w:rPr>
        <w:t>Definições e Siglas</w:t>
      </w:r>
      <w:r w:rsidRPr="00206DF9">
        <w:rPr>
          <w:noProof/>
        </w:rPr>
        <w:tab/>
      </w:r>
      <w:del w:id="104" w:author="Marcus Fernandes" w:date="2021-07-24T21:59:00Z">
        <w:r w:rsidDel="008E158E">
          <w:rPr>
            <w:noProof/>
          </w:rPr>
          <w:fldChar w:fldCharType="begin"/>
        </w:r>
        <w:r w:rsidRPr="00206DF9" w:rsidDel="008E158E">
          <w:rPr>
            <w:noProof/>
          </w:rPr>
          <w:delInstrText xml:space="preserve"> PAGEREF _Toc21111866 \h </w:delInstrText>
        </w:r>
        <w:r w:rsidDel="008E158E">
          <w:rPr>
            <w:noProof/>
          </w:rPr>
        </w:r>
        <w:r w:rsidDel="008E158E">
          <w:rPr>
            <w:noProof/>
          </w:rPr>
          <w:fldChar w:fldCharType="separate"/>
        </w:r>
        <w:r w:rsidR="006B2051" w:rsidDel="008E158E">
          <w:rPr>
            <w:noProof/>
          </w:rPr>
          <w:delText>9</w:delText>
        </w:r>
        <w:r w:rsidDel="008E158E">
          <w:rPr>
            <w:noProof/>
          </w:rPr>
          <w:fldChar w:fldCharType="end"/>
        </w:r>
      </w:del>
      <w:ins w:id="105" w:author="Marcus Fernandes" w:date="2021-08-19T11:47:00Z">
        <w:r w:rsidR="00066991">
          <w:rPr>
            <w:noProof/>
          </w:rPr>
          <w:t>7</w:t>
        </w:r>
      </w:ins>
    </w:p>
    <w:p w14:paraId="02C898FA" w14:textId="73BE5F64" w:rsidR="00206DF9" w:rsidDel="008E158E" w:rsidRDefault="00206DF9">
      <w:pPr>
        <w:pStyle w:val="Sumrio1"/>
        <w:tabs>
          <w:tab w:val="left" w:pos="432"/>
        </w:tabs>
        <w:rPr>
          <w:del w:id="106" w:author="Marcus Fernandes" w:date="2021-07-24T21:59:00Z"/>
          <w:rFonts w:asciiTheme="minorHAnsi" w:eastAsiaTheme="minorEastAsia" w:hAnsiTheme="minorHAnsi" w:cstheme="minorBidi"/>
          <w:noProof/>
          <w:sz w:val="22"/>
          <w:szCs w:val="22"/>
          <w:lang w:eastAsia="pt-BR"/>
        </w:rPr>
      </w:pPr>
      <w:r w:rsidRPr="00281D80">
        <w:rPr>
          <w:noProof/>
        </w:rPr>
        <w:t>4.</w:t>
      </w:r>
      <w:r>
        <w:rPr>
          <w:rFonts w:asciiTheme="minorHAnsi" w:eastAsiaTheme="minorEastAsia" w:hAnsiTheme="minorHAnsi" w:cstheme="minorBidi"/>
          <w:noProof/>
          <w:sz w:val="22"/>
          <w:szCs w:val="22"/>
          <w:lang w:eastAsia="pt-BR"/>
        </w:rPr>
        <w:tab/>
      </w:r>
      <w:del w:id="107" w:author="Marcus Fernandes" w:date="2021-07-24T21:50:00Z">
        <w:r w:rsidRPr="008E158E" w:rsidDel="000A3A08">
          <w:rPr>
            <w:noProof/>
            <w:color w:val="000000" w:themeColor="text1"/>
            <w:rPrChange w:id="108" w:author="Marcus Fernandes" w:date="2021-07-24T22:00:00Z">
              <w:rPr>
                <w:noProof/>
              </w:rPr>
            </w:rPrChange>
          </w:rPr>
          <w:delText xml:space="preserve">Requisitos de Interface </w:delText>
        </w:r>
        <w:r w:rsidRPr="008E158E" w:rsidDel="000A3A08">
          <w:rPr>
            <w:noProof/>
            <w:color w:val="000000" w:themeColor="text1"/>
            <w:rPrChange w:id="109" w:author="Marcus Fernandes" w:date="2021-07-24T22:00:00Z">
              <w:rPr>
                <w:noProof/>
                <w:color w:val="FF0000"/>
              </w:rPr>
            </w:rPrChange>
          </w:rPr>
          <w:delText>(</w:delText>
        </w:r>
      </w:del>
      <w:r w:rsidRPr="008E158E">
        <w:rPr>
          <w:noProof/>
          <w:color w:val="000000" w:themeColor="text1"/>
          <w:rPrChange w:id="110" w:author="Marcus Fernandes" w:date="2021-07-24T22:00:00Z">
            <w:rPr>
              <w:noProof/>
              <w:color w:val="FF0000"/>
            </w:rPr>
          </w:rPrChange>
        </w:rPr>
        <w:t>Storyboards</w:t>
      </w:r>
      <w:del w:id="111" w:author="Marcus Fernandes" w:date="2021-07-24T21:50:00Z">
        <w:r w:rsidRPr="00281D80" w:rsidDel="000A3A08">
          <w:rPr>
            <w:noProof/>
            <w:color w:val="FF0000"/>
          </w:rPr>
          <w:delText>?)</w:delText>
        </w:r>
      </w:del>
      <w:del w:id="112" w:author="Marcus Fernandes" w:date="2021-07-24T21:59:00Z">
        <w:r w:rsidRPr="00206DF9" w:rsidDel="008E158E">
          <w:rPr>
            <w:noProof/>
          </w:rPr>
          <w:tab/>
        </w:r>
        <w:r w:rsidDel="008E158E">
          <w:rPr>
            <w:noProof/>
          </w:rPr>
          <w:fldChar w:fldCharType="begin"/>
        </w:r>
        <w:r w:rsidRPr="00206DF9" w:rsidDel="008E158E">
          <w:rPr>
            <w:noProof/>
          </w:rPr>
          <w:delInstrText xml:space="preserve"> PAGEREF _Toc21111867 \h </w:delInstrText>
        </w:r>
        <w:r w:rsidDel="008E158E">
          <w:rPr>
            <w:noProof/>
          </w:rPr>
        </w:r>
        <w:r w:rsidDel="008E158E">
          <w:rPr>
            <w:noProof/>
          </w:rPr>
          <w:fldChar w:fldCharType="separate"/>
        </w:r>
        <w:r w:rsidR="006B2051" w:rsidDel="008E158E">
          <w:rPr>
            <w:noProof/>
          </w:rPr>
          <w:delText>9</w:delText>
        </w:r>
        <w:r w:rsidDel="008E158E">
          <w:rPr>
            <w:noProof/>
          </w:rPr>
          <w:fldChar w:fldCharType="end"/>
        </w:r>
      </w:del>
    </w:p>
    <w:p w14:paraId="64A15B2D" w14:textId="07E04D61" w:rsidR="00206DF9" w:rsidDel="008E158E" w:rsidRDefault="00206DF9">
      <w:pPr>
        <w:pStyle w:val="Sumrio1"/>
        <w:tabs>
          <w:tab w:val="left" w:pos="432"/>
        </w:tabs>
        <w:rPr>
          <w:del w:id="113" w:author="Marcus Fernandes" w:date="2021-07-24T21:59:00Z"/>
          <w:rFonts w:asciiTheme="minorHAnsi" w:eastAsiaTheme="minorEastAsia" w:hAnsiTheme="minorHAnsi" w:cstheme="minorBidi"/>
          <w:noProof/>
          <w:sz w:val="22"/>
          <w:szCs w:val="22"/>
          <w:lang w:eastAsia="pt-BR"/>
        </w:rPr>
        <w:pPrChange w:id="114" w:author="Marcus Fernandes" w:date="2021-07-24T21:59:00Z">
          <w:pPr>
            <w:pStyle w:val="Sumrio2"/>
            <w:tabs>
              <w:tab w:val="left" w:pos="1000"/>
            </w:tabs>
          </w:pPr>
        </w:pPrChange>
      </w:pPr>
      <w:del w:id="115" w:author="Marcus Fernandes" w:date="2021-07-24T21:59:00Z">
        <w:r w:rsidRPr="00281D80" w:rsidDel="008E158E">
          <w:rPr>
            <w:noProof/>
            <w:color w:val="0070C0"/>
          </w:rPr>
          <w:delText>4.1</w:delText>
        </w:r>
        <w:r w:rsidDel="008E158E">
          <w:rPr>
            <w:rFonts w:asciiTheme="minorHAnsi" w:eastAsiaTheme="minorEastAsia" w:hAnsiTheme="minorHAnsi" w:cstheme="minorBidi"/>
            <w:noProof/>
            <w:sz w:val="22"/>
            <w:szCs w:val="22"/>
            <w:lang w:eastAsia="pt-BR"/>
          </w:rPr>
          <w:tab/>
        </w:r>
        <w:r w:rsidRPr="00281D80" w:rsidDel="008E158E">
          <w:rPr>
            <w:noProof/>
            <w:color w:val="0070C0"/>
          </w:rPr>
          <w:delText>Interfaces de Usuário (GUIs)</w:delText>
        </w:r>
        <w:r w:rsidRPr="00206DF9" w:rsidDel="008E158E">
          <w:rPr>
            <w:noProof/>
          </w:rPr>
          <w:tab/>
        </w:r>
        <w:r w:rsidDel="008E158E">
          <w:rPr>
            <w:noProof/>
          </w:rPr>
          <w:fldChar w:fldCharType="begin"/>
        </w:r>
        <w:r w:rsidRPr="00206DF9" w:rsidDel="008E158E">
          <w:rPr>
            <w:noProof/>
          </w:rPr>
          <w:delInstrText xml:space="preserve"> PAGEREF _Toc21111868 \h </w:delInstrText>
        </w:r>
        <w:r w:rsidDel="008E158E">
          <w:rPr>
            <w:noProof/>
          </w:rPr>
        </w:r>
        <w:r w:rsidDel="008E158E">
          <w:rPr>
            <w:noProof/>
          </w:rPr>
          <w:fldChar w:fldCharType="separate"/>
        </w:r>
        <w:r w:rsidR="006B2051" w:rsidDel="008E158E">
          <w:rPr>
            <w:noProof/>
          </w:rPr>
          <w:delText>9</w:delText>
        </w:r>
        <w:r w:rsidDel="008E158E">
          <w:rPr>
            <w:noProof/>
          </w:rPr>
          <w:fldChar w:fldCharType="end"/>
        </w:r>
      </w:del>
    </w:p>
    <w:p w14:paraId="1D33BB92" w14:textId="1AE846B8" w:rsidR="00206DF9" w:rsidDel="008E158E" w:rsidRDefault="00206DF9">
      <w:pPr>
        <w:pStyle w:val="Sumrio1"/>
        <w:tabs>
          <w:tab w:val="left" w:pos="432"/>
        </w:tabs>
        <w:rPr>
          <w:del w:id="116" w:author="Marcus Fernandes" w:date="2021-07-24T21:59:00Z"/>
          <w:rFonts w:asciiTheme="minorHAnsi" w:eastAsiaTheme="minorEastAsia" w:hAnsiTheme="minorHAnsi" w:cstheme="minorBidi"/>
          <w:noProof/>
          <w:sz w:val="22"/>
          <w:szCs w:val="22"/>
          <w:lang w:eastAsia="pt-BR"/>
        </w:rPr>
        <w:pPrChange w:id="117" w:author="Marcus Fernandes" w:date="2021-07-24T21:59:00Z">
          <w:pPr>
            <w:pStyle w:val="Sumrio3"/>
          </w:pPr>
        </w:pPrChange>
      </w:pPr>
      <w:del w:id="118" w:author="Marcus Fernandes" w:date="2021-07-24T21:59:00Z">
        <w:r w:rsidRPr="00206DF9" w:rsidDel="008E158E">
          <w:rPr>
            <w:noProof/>
            <w:color w:val="0070C0"/>
          </w:rPr>
          <w:delText>4.1.1</w:delText>
        </w:r>
        <w:r w:rsidDel="008E158E">
          <w:rPr>
            <w:rFonts w:asciiTheme="minorHAnsi" w:eastAsiaTheme="minorEastAsia" w:hAnsiTheme="minorHAnsi" w:cstheme="minorBidi"/>
            <w:noProof/>
            <w:sz w:val="22"/>
            <w:szCs w:val="22"/>
            <w:lang w:eastAsia="pt-BR"/>
          </w:rPr>
          <w:tab/>
        </w:r>
        <w:r w:rsidRPr="00206DF9" w:rsidDel="008E158E">
          <w:rPr>
            <w:noProof/>
            <w:color w:val="0070C0"/>
          </w:rPr>
          <w:delText>Janela Principal</w:delText>
        </w:r>
        <w:r w:rsidRPr="00206DF9" w:rsidDel="008E158E">
          <w:rPr>
            <w:noProof/>
          </w:rPr>
          <w:tab/>
        </w:r>
        <w:r w:rsidDel="008E158E">
          <w:rPr>
            <w:noProof/>
          </w:rPr>
          <w:fldChar w:fldCharType="begin"/>
        </w:r>
        <w:r w:rsidRPr="00206DF9" w:rsidDel="008E158E">
          <w:rPr>
            <w:noProof/>
          </w:rPr>
          <w:delInstrText xml:space="preserve"> PAGEREF _Toc21111869 \h </w:delInstrText>
        </w:r>
        <w:r w:rsidDel="008E158E">
          <w:rPr>
            <w:noProof/>
          </w:rPr>
        </w:r>
        <w:r w:rsidDel="008E158E">
          <w:rPr>
            <w:noProof/>
          </w:rPr>
          <w:fldChar w:fldCharType="separate"/>
        </w:r>
        <w:r w:rsidR="006B2051" w:rsidDel="008E158E">
          <w:rPr>
            <w:noProof/>
          </w:rPr>
          <w:delText>10</w:delText>
        </w:r>
        <w:r w:rsidDel="008E158E">
          <w:rPr>
            <w:noProof/>
          </w:rPr>
          <w:fldChar w:fldCharType="end"/>
        </w:r>
      </w:del>
    </w:p>
    <w:p w14:paraId="64AFA1EF" w14:textId="20777558" w:rsidR="00206DF9" w:rsidDel="008E158E" w:rsidRDefault="00206DF9">
      <w:pPr>
        <w:pStyle w:val="Sumrio1"/>
        <w:tabs>
          <w:tab w:val="left" w:pos="432"/>
        </w:tabs>
        <w:rPr>
          <w:del w:id="119" w:author="Marcus Fernandes" w:date="2021-07-24T21:59:00Z"/>
          <w:rFonts w:asciiTheme="minorHAnsi" w:eastAsiaTheme="minorEastAsia" w:hAnsiTheme="minorHAnsi" w:cstheme="minorBidi"/>
          <w:noProof/>
          <w:sz w:val="22"/>
          <w:szCs w:val="22"/>
          <w:lang w:eastAsia="pt-BR"/>
        </w:rPr>
        <w:pPrChange w:id="120" w:author="Marcus Fernandes" w:date="2021-07-24T21:59:00Z">
          <w:pPr>
            <w:pStyle w:val="Sumrio2"/>
            <w:tabs>
              <w:tab w:val="left" w:pos="1000"/>
            </w:tabs>
          </w:pPr>
        </w:pPrChange>
      </w:pPr>
      <w:del w:id="121" w:author="Marcus Fernandes" w:date="2021-07-24T21:59:00Z">
        <w:r w:rsidRPr="00281D80" w:rsidDel="008E158E">
          <w:rPr>
            <w:noProof/>
            <w:color w:val="0070C0"/>
          </w:rPr>
          <w:delText>4.2</w:delText>
        </w:r>
        <w:r w:rsidDel="008E158E">
          <w:rPr>
            <w:rFonts w:asciiTheme="minorHAnsi" w:eastAsiaTheme="minorEastAsia" w:hAnsiTheme="minorHAnsi" w:cstheme="minorBidi"/>
            <w:noProof/>
            <w:sz w:val="22"/>
            <w:szCs w:val="22"/>
            <w:lang w:eastAsia="pt-BR"/>
          </w:rPr>
          <w:tab/>
        </w:r>
        <w:r w:rsidRPr="00281D80" w:rsidDel="008E158E">
          <w:rPr>
            <w:noProof/>
            <w:color w:val="0070C0"/>
          </w:rPr>
          <w:delText>Interfaces de Hardware</w:delText>
        </w:r>
        <w:r w:rsidRPr="00206DF9" w:rsidDel="008E158E">
          <w:rPr>
            <w:noProof/>
          </w:rPr>
          <w:tab/>
        </w:r>
        <w:r w:rsidDel="008E158E">
          <w:rPr>
            <w:noProof/>
          </w:rPr>
          <w:fldChar w:fldCharType="begin"/>
        </w:r>
        <w:r w:rsidRPr="00206DF9" w:rsidDel="008E158E">
          <w:rPr>
            <w:noProof/>
          </w:rPr>
          <w:delInstrText xml:space="preserve"> PAGEREF _Toc21111870 \h </w:delInstrText>
        </w:r>
        <w:r w:rsidDel="008E158E">
          <w:rPr>
            <w:noProof/>
          </w:rPr>
        </w:r>
        <w:r w:rsidDel="008E158E">
          <w:rPr>
            <w:noProof/>
          </w:rPr>
          <w:fldChar w:fldCharType="separate"/>
        </w:r>
        <w:r w:rsidR="006B2051" w:rsidDel="008E158E">
          <w:rPr>
            <w:noProof/>
          </w:rPr>
          <w:delText>11</w:delText>
        </w:r>
        <w:r w:rsidDel="008E158E">
          <w:rPr>
            <w:noProof/>
          </w:rPr>
          <w:fldChar w:fldCharType="end"/>
        </w:r>
      </w:del>
    </w:p>
    <w:p w14:paraId="40E43C1E" w14:textId="52E0D00B" w:rsidR="00206DF9" w:rsidDel="008E158E" w:rsidRDefault="00206DF9">
      <w:pPr>
        <w:pStyle w:val="Sumrio1"/>
        <w:tabs>
          <w:tab w:val="left" w:pos="432"/>
        </w:tabs>
        <w:rPr>
          <w:del w:id="122" w:author="Marcus Fernandes" w:date="2021-07-24T21:59:00Z"/>
          <w:rFonts w:asciiTheme="minorHAnsi" w:eastAsiaTheme="minorEastAsia" w:hAnsiTheme="minorHAnsi" w:cstheme="minorBidi"/>
          <w:noProof/>
          <w:sz w:val="22"/>
          <w:szCs w:val="22"/>
          <w:lang w:eastAsia="pt-BR"/>
        </w:rPr>
        <w:pPrChange w:id="123" w:author="Marcus Fernandes" w:date="2021-07-24T21:59:00Z">
          <w:pPr>
            <w:pStyle w:val="Sumrio3"/>
          </w:pPr>
        </w:pPrChange>
      </w:pPr>
      <w:del w:id="124" w:author="Marcus Fernandes" w:date="2021-07-24T21:59:00Z">
        <w:r w:rsidRPr="00281D80" w:rsidDel="008E158E">
          <w:rPr>
            <w:noProof/>
            <w:color w:val="0070C0"/>
          </w:rPr>
          <w:delText>4.2.1</w:delText>
        </w:r>
        <w:r w:rsidDel="008E158E">
          <w:rPr>
            <w:rFonts w:asciiTheme="minorHAnsi" w:eastAsiaTheme="minorEastAsia" w:hAnsiTheme="minorHAnsi" w:cstheme="minorBidi"/>
            <w:noProof/>
            <w:sz w:val="22"/>
            <w:szCs w:val="22"/>
            <w:lang w:eastAsia="pt-BR"/>
          </w:rPr>
          <w:tab/>
        </w:r>
        <w:r w:rsidRPr="00281D80" w:rsidDel="008E158E">
          <w:rPr>
            <w:noProof/>
            <w:color w:val="0070C0"/>
          </w:rPr>
          <w:delText>Interface com o Servidor de Documentos</w:delText>
        </w:r>
        <w:r w:rsidRPr="00206DF9" w:rsidDel="008E158E">
          <w:rPr>
            <w:noProof/>
          </w:rPr>
          <w:tab/>
        </w:r>
        <w:r w:rsidDel="008E158E">
          <w:rPr>
            <w:noProof/>
          </w:rPr>
          <w:fldChar w:fldCharType="begin"/>
        </w:r>
        <w:r w:rsidRPr="00206DF9" w:rsidDel="008E158E">
          <w:rPr>
            <w:noProof/>
          </w:rPr>
          <w:delInstrText xml:space="preserve"> PAGEREF _Toc21111871 \h </w:delInstrText>
        </w:r>
        <w:r w:rsidDel="008E158E">
          <w:rPr>
            <w:noProof/>
          </w:rPr>
        </w:r>
        <w:r w:rsidDel="008E158E">
          <w:rPr>
            <w:noProof/>
          </w:rPr>
          <w:fldChar w:fldCharType="separate"/>
        </w:r>
        <w:r w:rsidR="006B2051" w:rsidDel="008E158E">
          <w:rPr>
            <w:noProof/>
          </w:rPr>
          <w:delText>11</w:delText>
        </w:r>
        <w:r w:rsidDel="008E158E">
          <w:rPr>
            <w:noProof/>
          </w:rPr>
          <w:fldChar w:fldCharType="end"/>
        </w:r>
      </w:del>
    </w:p>
    <w:p w14:paraId="0EE33321" w14:textId="4621E625" w:rsidR="00206DF9" w:rsidDel="008E158E" w:rsidRDefault="00206DF9">
      <w:pPr>
        <w:pStyle w:val="Sumrio1"/>
        <w:tabs>
          <w:tab w:val="left" w:pos="432"/>
        </w:tabs>
        <w:rPr>
          <w:del w:id="125" w:author="Marcus Fernandes" w:date="2021-07-24T21:59:00Z"/>
          <w:rFonts w:asciiTheme="minorHAnsi" w:eastAsiaTheme="minorEastAsia" w:hAnsiTheme="minorHAnsi" w:cstheme="minorBidi"/>
          <w:noProof/>
          <w:sz w:val="22"/>
          <w:szCs w:val="22"/>
          <w:lang w:eastAsia="pt-BR"/>
        </w:rPr>
        <w:pPrChange w:id="126" w:author="Marcus Fernandes" w:date="2021-07-24T21:59:00Z">
          <w:pPr>
            <w:pStyle w:val="Sumrio2"/>
            <w:tabs>
              <w:tab w:val="left" w:pos="1000"/>
            </w:tabs>
          </w:pPr>
        </w:pPrChange>
      </w:pPr>
      <w:del w:id="127" w:author="Marcus Fernandes" w:date="2021-07-24T21:59:00Z">
        <w:r w:rsidRPr="00206DF9" w:rsidDel="008E158E">
          <w:rPr>
            <w:noProof/>
            <w:color w:val="0070C0"/>
          </w:rPr>
          <w:delText>4.3</w:delText>
        </w:r>
        <w:r w:rsidDel="008E158E">
          <w:rPr>
            <w:rFonts w:asciiTheme="minorHAnsi" w:eastAsiaTheme="minorEastAsia" w:hAnsiTheme="minorHAnsi" w:cstheme="minorBidi"/>
            <w:noProof/>
            <w:sz w:val="22"/>
            <w:szCs w:val="22"/>
            <w:lang w:eastAsia="pt-BR"/>
          </w:rPr>
          <w:tab/>
        </w:r>
        <w:r w:rsidRPr="00206DF9" w:rsidDel="008E158E">
          <w:rPr>
            <w:noProof/>
            <w:color w:val="0070C0"/>
          </w:rPr>
          <w:delText>Interfaces de Software</w:delText>
        </w:r>
        <w:r w:rsidRPr="00206DF9" w:rsidDel="008E158E">
          <w:rPr>
            <w:noProof/>
          </w:rPr>
          <w:tab/>
        </w:r>
        <w:r w:rsidDel="008E158E">
          <w:rPr>
            <w:noProof/>
          </w:rPr>
          <w:fldChar w:fldCharType="begin"/>
        </w:r>
        <w:r w:rsidRPr="00206DF9" w:rsidDel="008E158E">
          <w:rPr>
            <w:noProof/>
          </w:rPr>
          <w:delInstrText xml:space="preserve"> PAGEREF _Toc21111872 \h </w:delInstrText>
        </w:r>
        <w:r w:rsidDel="008E158E">
          <w:rPr>
            <w:noProof/>
          </w:rPr>
        </w:r>
        <w:r w:rsidDel="008E158E">
          <w:rPr>
            <w:noProof/>
          </w:rPr>
          <w:fldChar w:fldCharType="separate"/>
        </w:r>
        <w:r w:rsidR="006B2051" w:rsidDel="008E158E">
          <w:rPr>
            <w:noProof/>
          </w:rPr>
          <w:delText>12</w:delText>
        </w:r>
        <w:r w:rsidDel="008E158E">
          <w:rPr>
            <w:noProof/>
          </w:rPr>
          <w:fldChar w:fldCharType="end"/>
        </w:r>
      </w:del>
    </w:p>
    <w:p w14:paraId="3D2D1F80" w14:textId="695F562F" w:rsidR="00206DF9" w:rsidRDefault="00206DF9">
      <w:pPr>
        <w:pStyle w:val="Sumrio1"/>
        <w:tabs>
          <w:tab w:val="left" w:pos="432"/>
        </w:tabs>
        <w:rPr>
          <w:rFonts w:asciiTheme="minorHAnsi" w:eastAsiaTheme="minorEastAsia" w:hAnsiTheme="minorHAnsi" w:cstheme="minorBidi"/>
          <w:noProof/>
          <w:sz w:val="22"/>
          <w:szCs w:val="22"/>
          <w:lang w:eastAsia="pt-BR"/>
        </w:rPr>
        <w:pPrChange w:id="128" w:author="Marcus Fernandes" w:date="2021-07-24T21:59:00Z">
          <w:pPr>
            <w:pStyle w:val="Sumrio3"/>
          </w:pPr>
        </w:pPrChange>
      </w:pPr>
      <w:del w:id="129" w:author="Marcus Fernandes" w:date="2021-07-24T21:59:00Z">
        <w:r w:rsidRPr="00281D80" w:rsidDel="008E158E">
          <w:rPr>
            <w:noProof/>
            <w:color w:val="0070C0"/>
          </w:rPr>
          <w:delText>4.3.1</w:delText>
        </w:r>
        <w:r w:rsidDel="008E158E">
          <w:rPr>
            <w:rFonts w:asciiTheme="minorHAnsi" w:eastAsiaTheme="minorEastAsia" w:hAnsiTheme="minorHAnsi" w:cstheme="minorBidi"/>
            <w:noProof/>
            <w:sz w:val="22"/>
            <w:szCs w:val="22"/>
            <w:lang w:eastAsia="pt-BR"/>
          </w:rPr>
          <w:tab/>
        </w:r>
        <w:r w:rsidRPr="00206DF9" w:rsidDel="008E158E">
          <w:rPr>
            <w:noProof/>
            <w:color w:val="0070C0"/>
          </w:rPr>
          <w:delText>Interface com Diretório de Mapas</w:delText>
        </w:r>
      </w:del>
      <w:r w:rsidRPr="00206DF9">
        <w:rPr>
          <w:noProof/>
        </w:rPr>
        <w:tab/>
      </w:r>
      <w:ins w:id="130" w:author="Marcus Fernandes" w:date="2021-08-19T11:48:00Z">
        <w:r w:rsidR="00066991">
          <w:rPr>
            <w:noProof/>
          </w:rPr>
          <w:t>8</w:t>
        </w:r>
      </w:ins>
      <w:del w:id="131" w:author="Marcus Fernandes" w:date="2021-07-24T21:59:00Z">
        <w:r w:rsidDel="008E158E">
          <w:rPr>
            <w:noProof/>
          </w:rPr>
          <w:fldChar w:fldCharType="begin"/>
        </w:r>
        <w:r w:rsidRPr="00206DF9" w:rsidDel="008E158E">
          <w:rPr>
            <w:noProof/>
          </w:rPr>
          <w:delInstrText xml:space="preserve"> PAGEREF _Toc21111873 \h </w:delInstrText>
        </w:r>
        <w:r w:rsidDel="008E158E">
          <w:rPr>
            <w:noProof/>
          </w:rPr>
        </w:r>
        <w:r w:rsidDel="008E158E">
          <w:rPr>
            <w:noProof/>
          </w:rPr>
          <w:fldChar w:fldCharType="separate"/>
        </w:r>
        <w:r w:rsidR="006B2051" w:rsidDel="008E158E">
          <w:rPr>
            <w:noProof/>
          </w:rPr>
          <w:delText>12</w:delText>
        </w:r>
        <w:r w:rsidDel="008E158E">
          <w:rPr>
            <w:noProof/>
          </w:rPr>
          <w:fldChar w:fldCharType="end"/>
        </w:r>
      </w:del>
    </w:p>
    <w:p w14:paraId="071E5948" w14:textId="309C9A06"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5.</w:t>
      </w:r>
      <w:r>
        <w:rPr>
          <w:rFonts w:asciiTheme="minorHAnsi" w:eastAsiaTheme="minorEastAsia" w:hAnsiTheme="minorHAnsi" w:cstheme="minorBidi"/>
          <w:noProof/>
          <w:sz w:val="22"/>
          <w:szCs w:val="22"/>
          <w:lang w:eastAsia="pt-BR"/>
        </w:rPr>
        <w:tab/>
      </w:r>
      <w:del w:id="132" w:author="Marcus Fernandes" w:date="2021-07-25T18:43:00Z">
        <w:r w:rsidRPr="00F0595F" w:rsidDel="00F0595F">
          <w:rPr>
            <w:noProof/>
            <w:color w:val="000000" w:themeColor="text1"/>
            <w:rPrChange w:id="133" w:author="Marcus Fernandes" w:date="2021-07-25T18:43:00Z">
              <w:rPr>
                <w:noProof/>
              </w:rPr>
            </w:rPrChange>
          </w:rPr>
          <w:delText xml:space="preserve">Requisitos Funcionais </w:delText>
        </w:r>
        <w:r w:rsidRPr="00F0595F" w:rsidDel="00F0595F">
          <w:rPr>
            <w:noProof/>
            <w:color w:val="000000" w:themeColor="text1"/>
            <w:rPrChange w:id="134" w:author="Marcus Fernandes" w:date="2021-07-25T18:43:00Z">
              <w:rPr>
                <w:noProof/>
                <w:color w:val="FF0000"/>
              </w:rPr>
            </w:rPrChange>
          </w:rPr>
          <w:delText>(</w:delText>
        </w:r>
      </w:del>
      <w:r w:rsidRPr="00F0595F">
        <w:rPr>
          <w:noProof/>
          <w:color w:val="000000" w:themeColor="text1"/>
          <w:rPrChange w:id="135" w:author="Marcus Fernandes" w:date="2021-07-25T18:43:00Z">
            <w:rPr>
              <w:noProof/>
              <w:color w:val="FF0000"/>
            </w:rPr>
          </w:rPrChange>
        </w:rPr>
        <w:t>Backlog e Sprint Backlog</w:t>
      </w:r>
      <w:del w:id="136" w:author="Marcus Fernandes" w:date="2021-07-25T18:43:00Z">
        <w:r w:rsidRPr="00281D80" w:rsidDel="00F0595F">
          <w:rPr>
            <w:noProof/>
            <w:color w:val="FF0000"/>
          </w:rPr>
          <w:delText>?)</w:delText>
        </w:r>
      </w:del>
      <w:r w:rsidRPr="00206DF9">
        <w:rPr>
          <w:noProof/>
        </w:rPr>
        <w:tab/>
      </w:r>
      <w:ins w:id="137" w:author="Marcus Fernandes" w:date="2021-07-24T21:59:00Z">
        <w:r w:rsidR="008E158E">
          <w:rPr>
            <w:noProof/>
          </w:rPr>
          <w:t>1</w:t>
        </w:r>
      </w:ins>
      <w:ins w:id="138" w:author="Marcus Fernandes" w:date="2021-08-19T11:48:00Z">
        <w:r w:rsidR="00066991">
          <w:rPr>
            <w:noProof/>
          </w:rPr>
          <w:t>4</w:t>
        </w:r>
      </w:ins>
      <w:del w:id="139" w:author="Marcus Fernandes" w:date="2021-07-24T21:59:00Z">
        <w:r w:rsidDel="008E158E">
          <w:rPr>
            <w:noProof/>
          </w:rPr>
          <w:fldChar w:fldCharType="begin"/>
        </w:r>
        <w:r w:rsidRPr="00206DF9" w:rsidDel="008E158E">
          <w:rPr>
            <w:noProof/>
          </w:rPr>
          <w:delInstrText xml:space="preserve"> PAGEREF _Toc21111874 \h </w:delInstrText>
        </w:r>
        <w:r w:rsidDel="008E158E">
          <w:rPr>
            <w:noProof/>
          </w:rPr>
        </w:r>
        <w:r w:rsidDel="008E158E">
          <w:rPr>
            <w:noProof/>
          </w:rPr>
          <w:fldChar w:fldCharType="separate"/>
        </w:r>
        <w:r w:rsidR="006B2051" w:rsidDel="008E158E">
          <w:rPr>
            <w:noProof/>
          </w:rPr>
          <w:delText>13</w:delText>
        </w:r>
        <w:r w:rsidDel="008E158E">
          <w:rPr>
            <w:noProof/>
          </w:rPr>
          <w:fldChar w:fldCharType="end"/>
        </w:r>
      </w:del>
    </w:p>
    <w:p w14:paraId="3253C239" w14:textId="2398B084" w:rsidR="00206DF9" w:rsidRP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5.1</w:t>
      </w:r>
      <w:r w:rsidRPr="00206DF9">
        <w:rPr>
          <w:rFonts w:asciiTheme="minorHAnsi" w:eastAsiaTheme="minorEastAsia" w:hAnsiTheme="minorHAnsi" w:cstheme="minorBidi"/>
          <w:noProof/>
          <w:sz w:val="22"/>
          <w:szCs w:val="22"/>
          <w:lang w:eastAsia="pt-BR"/>
        </w:rPr>
        <w:tab/>
      </w:r>
      <w:r w:rsidRPr="00206DF9">
        <w:rPr>
          <w:noProof/>
        </w:rPr>
        <w:t>Backlog do projeto</w:t>
      </w:r>
      <w:r>
        <w:rPr>
          <w:noProof/>
        </w:rPr>
        <w:tab/>
      </w:r>
      <w:del w:id="140" w:author="Marcus Fernandes" w:date="2021-07-25T18:44:00Z">
        <w:r w:rsidDel="00F0595F">
          <w:rPr>
            <w:noProof/>
          </w:rPr>
          <w:fldChar w:fldCharType="begin"/>
        </w:r>
        <w:r w:rsidDel="00F0595F">
          <w:rPr>
            <w:noProof/>
          </w:rPr>
          <w:delInstrText xml:space="preserve"> PAGEREF _Toc21111875 \h </w:delInstrText>
        </w:r>
        <w:r w:rsidDel="00F0595F">
          <w:rPr>
            <w:noProof/>
          </w:rPr>
        </w:r>
        <w:r w:rsidDel="00F0595F">
          <w:rPr>
            <w:noProof/>
          </w:rPr>
          <w:fldChar w:fldCharType="separate"/>
        </w:r>
        <w:r w:rsidR="006B2051" w:rsidDel="00F0595F">
          <w:rPr>
            <w:noProof/>
          </w:rPr>
          <w:delText>13</w:delText>
        </w:r>
        <w:r w:rsidDel="00F0595F">
          <w:rPr>
            <w:noProof/>
          </w:rPr>
          <w:fldChar w:fldCharType="end"/>
        </w:r>
      </w:del>
      <w:ins w:id="141" w:author="Marcus Fernandes" w:date="2021-07-25T18:44:00Z">
        <w:r w:rsidR="00F0595F">
          <w:rPr>
            <w:noProof/>
          </w:rPr>
          <w:t>1</w:t>
        </w:r>
      </w:ins>
      <w:ins w:id="142" w:author="Marcus Fernandes" w:date="2021-08-19T11:49:00Z">
        <w:r w:rsidR="00066991">
          <w:rPr>
            <w:noProof/>
          </w:rPr>
          <w:t>5</w:t>
        </w:r>
      </w:ins>
    </w:p>
    <w:p w14:paraId="524EDED8" w14:textId="585A6C74" w:rsidR="00206DF9" w:rsidRPr="00206DF9" w:rsidDel="00F0595F" w:rsidRDefault="00206DF9">
      <w:pPr>
        <w:pStyle w:val="Sumrio2"/>
        <w:tabs>
          <w:tab w:val="left" w:pos="1000"/>
        </w:tabs>
        <w:rPr>
          <w:del w:id="143" w:author="Marcus Fernandes" w:date="2021-07-25T18:43:00Z"/>
          <w:rFonts w:asciiTheme="minorHAnsi" w:eastAsiaTheme="minorEastAsia" w:hAnsiTheme="minorHAnsi" w:cstheme="minorBidi"/>
          <w:noProof/>
          <w:sz w:val="22"/>
          <w:szCs w:val="22"/>
          <w:lang w:eastAsia="pt-BR"/>
        </w:rPr>
      </w:pPr>
      <w:r w:rsidRPr="00206DF9">
        <w:rPr>
          <w:noProof/>
        </w:rPr>
        <w:t>5.2</w:t>
      </w:r>
      <w:r w:rsidRPr="00206DF9">
        <w:rPr>
          <w:rFonts w:asciiTheme="minorHAnsi" w:eastAsiaTheme="minorEastAsia" w:hAnsiTheme="minorHAnsi" w:cstheme="minorBidi"/>
          <w:noProof/>
          <w:sz w:val="22"/>
          <w:szCs w:val="22"/>
          <w:lang w:eastAsia="pt-BR"/>
        </w:rPr>
        <w:tab/>
      </w:r>
      <w:r w:rsidRPr="00206DF9">
        <w:rPr>
          <w:noProof/>
        </w:rPr>
        <w:t>Sprint Backlog</w:t>
      </w:r>
      <w:del w:id="144" w:author="Marcus Fernandes" w:date="2021-07-25T18:43:00Z">
        <w:r w:rsidDel="00F0595F">
          <w:rPr>
            <w:noProof/>
          </w:rPr>
          <w:tab/>
        </w:r>
        <w:r w:rsidDel="00F0595F">
          <w:rPr>
            <w:noProof/>
          </w:rPr>
          <w:fldChar w:fldCharType="begin"/>
        </w:r>
        <w:r w:rsidDel="00F0595F">
          <w:rPr>
            <w:noProof/>
          </w:rPr>
          <w:delInstrText xml:space="preserve"> PAGEREF _Toc21111876 \h </w:delInstrText>
        </w:r>
        <w:r w:rsidDel="00F0595F">
          <w:rPr>
            <w:noProof/>
          </w:rPr>
        </w:r>
        <w:r w:rsidDel="00F0595F">
          <w:rPr>
            <w:noProof/>
          </w:rPr>
          <w:fldChar w:fldCharType="separate"/>
        </w:r>
        <w:r w:rsidR="006B2051" w:rsidDel="00F0595F">
          <w:rPr>
            <w:noProof/>
          </w:rPr>
          <w:delText>14</w:delText>
        </w:r>
        <w:r w:rsidDel="00F0595F">
          <w:rPr>
            <w:noProof/>
          </w:rPr>
          <w:fldChar w:fldCharType="end"/>
        </w:r>
      </w:del>
    </w:p>
    <w:p w14:paraId="36C7F204" w14:textId="2BA90925" w:rsidR="00206DF9" w:rsidDel="00F0595F" w:rsidRDefault="00206DF9">
      <w:pPr>
        <w:pStyle w:val="Sumrio2"/>
        <w:tabs>
          <w:tab w:val="left" w:pos="1000"/>
        </w:tabs>
        <w:rPr>
          <w:del w:id="145" w:author="Marcus Fernandes" w:date="2021-07-25T18:43:00Z"/>
          <w:rFonts w:asciiTheme="minorHAnsi" w:eastAsiaTheme="minorEastAsia" w:hAnsiTheme="minorHAnsi" w:cstheme="minorBidi"/>
          <w:noProof/>
          <w:sz w:val="22"/>
          <w:szCs w:val="22"/>
          <w:lang w:eastAsia="pt-BR"/>
        </w:rPr>
      </w:pPr>
      <w:del w:id="146" w:author="Marcus Fernandes" w:date="2021-07-25T18:43:00Z">
        <w:r w:rsidRPr="00281D80" w:rsidDel="00F0595F">
          <w:rPr>
            <w:noProof/>
            <w:color w:val="0070C0"/>
          </w:rPr>
          <w:delText>5.3</w:delText>
        </w:r>
        <w:r w:rsidDel="00F0595F">
          <w:rPr>
            <w:rFonts w:asciiTheme="minorHAnsi" w:eastAsiaTheme="minorEastAsia" w:hAnsiTheme="minorHAnsi" w:cstheme="minorBidi"/>
            <w:noProof/>
            <w:sz w:val="22"/>
            <w:szCs w:val="22"/>
            <w:lang w:eastAsia="pt-BR"/>
          </w:rPr>
          <w:tab/>
        </w:r>
        <w:r w:rsidRPr="00281D80" w:rsidDel="00F0595F">
          <w:rPr>
            <w:noProof/>
            <w:color w:val="0070C0"/>
          </w:rPr>
          <w:delText>Requisito 1</w:delText>
        </w:r>
        <w:r w:rsidRPr="00281D80" w:rsidDel="00F0595F">
          <w:rPr>
            <w:noProof/>
          </w:rPr>
          <w:delText xml:space="preserve"> – </w:delText>
        </w:r>
        <w:r w:rsidRPr="00281D80" w:rsidDel="00F0595F">
          <w:rPr>
            <w:noProof/>
            <w:color w:val="0070C0"/>
          </w:rPr>
          <w:delText>Amazenar e recuperar imagens de satélite</w:delText>
        </w:r>
        <w:r w:rsidRPr="00206DF9" w:rsidDel="00F0595F">
          <w:rPr>
            <w:noProof/>
          </w:rPr>
          <w:tab/>
        </w:r>
        <w:r w:rsidDel="00F0595F">
          <w:rPr>
            <w:noProof/>
          </w:rPr>
          <w:fldChar w:fldCharType="begin"/>
        </w:r>
        <w:r w:rsidRPr="00206DF9" w:rsidDel="00F0595F">
          <w:rPr>
            <w:noProof/>
          </w:rPr>
          <w:delInstrText xml:space="preserve"> PAGEREF _Toc21111877 \h </w:delInstrText>
        </w:r>
        <w:r w:rsidDel="00F0595F">
          <w:rPr>
            <w:noProof/>
          </w:rPr>
        </w:r>
        <w:r w:rsidDel="00F0595F">
          <w:rPr>
            <w:noProof/>
          </w:rPr>
          <w:fldChar w:fldCharType="separate"/>
        </w:r>
        <w:r w:rsidR="006B2051" w:rsidDel="00F0595F">
          <w:rPr>
            <w:noProof/>
          </w:rPr>
          <w:delText>14</w:delText>
        </w:r>
        <w:r w:rsidDel="00F0595F">
          <w:rPr>
            <w:noProof/>
          </w:rPr>
          <w:fldChar w:fldCharType="end"/>
        </w:r>
      </w:del>
    </w:p>
    <w:p w14:paraId="2F9C4C5C" w14:textId="452C4191" w:rsidR="00206DF9" w:rsidRDefault="00206DF9">
      <w:pPr>
        <w:pStyle w:val="Sumrio2"/>
        <w:tabs>
          <w:tab w:val="left" w:pos="1000"/>
        </w:tabs>
        <w:rPr>
          <w:rFonts w:asciiTheme="minorHAnsi" w:eastAsiaTheme="minorEastAsia" w:hAnsiTheme="minorHAnsi" w:cstheme="minorBidi"/>
          <w:noProof/>
          <w:sz w:val="22"/>
          <w:szCs w:val="22"/>
          <w:lang w:eastAsia="pt-BR"/>
        </w:rPr>
      </w:pPr>
      <w:del w:id="147" w:author="Marcus Fernandes" w:date="2021-07-25T18:43:00Z">
        <w:r w:rsidRPr="00281D80" w:rsidDel="00F0595F">
          <w:rPr>
            <w:noProof/>
            <w:color w:val="0070C0"/>
          </w:rPr>
          <w:delText>5.4</w:delText>
        </w:r>
        <w:r w:rsidDel="00F0595F">
          <w:rPr>
            <w:rFonts w:asciiTheme="minorHAnsi" w:eastAsiaTheme="minorEastAsia" w:hAnsiTheme="minorHAnsi" w:cstheme="minorBidi"/>
            <w:noProof/>
            <w:sz w:val="22"/>
            <w:szCs w:val="22"/>
            <w:lang w:eastAsia="pt-BR"/>
          </w:rPr>
          <w:tab/>
        </w:r>
        <w:r w:rsidRPr="00281D80" w:rsidDel="00F0595F">
          <w:rPr>
            <w:noProof/>
            <w:color w:val="0070C0"/>
          </w:rPr>
          <w:delText>Requisito 2 – Visualizar imagens de satélite</w:delText>
        </w:r>
      </w:del>
      <w:r w:rsidRPr="00206DF9">
        <w:rPr>
          <w:noProof/>
        </w:rPr>
        <w:tab/>
      </w:r>
      <w:r>
        <w:rPr>
          <w:noProof/>
        </w:rPr>
        <w:fldChar w:fldCharType="begin"/>
      </w:r>
      <w:r w:rsidRPr="00206DF9">
        <w:rPr>
          <w:noProof/>
        </w:rPr>
        <w:instrText xml:space="preserve"> PAGEREF _Toc21111878 \h </w:instrText>
      </w:r>
      <w:r>
        <w:rPr>
          <w:noProof/>
        </w:rPr>
      </w:r>
      <w:r>
        <w:rPr>
          <w:noProof/>
        </w:rPr>
        <w:fldChar w:fldCharType="separate"/>
      </w:r>
      <w:r w:rsidR="006B2051">
        <w:rPr>
          <w:noProof/>
        </w:rPr>
        <w:t>1</w:t>
      </w:r>
      <w:del w:id="148" w:author="Marcus Fernandes" w:date="2021-07-25T18:44:00Z">
        <w:r w:rsidR="006B2051" w:rsidDel="00F0595F">
          <w:rPr>
            <w:noProof/>
          </w:rPr>
          <w:delText>5</w:delText>
        </w:r>
      </w:del>
      <w:r>
        <w:rPr>
          <w:noProof/>
        </w:rPr>
        <w:fldChar w:fldCharType="end"/>
      </w:r>
      <w:ins w:id="149" w:author="Marcus Fernandes" w:date="2021-08-19T11:49:00Z">
        <w:r w:rsidR="00066991">
          <w:rPr>
            <w:noProof/>
          </w:rPr>
          <w:t>8</w:t>
        </w:r>
      </w:ins>
    </w:p>
    <w:p w14:paraId="1A2A3526" w14:textId="21152D9F"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6.</w:t>
      </w:r>
      <w:r>
        <w:rPr>
          <w:rFonts w:asciiTheme="minorHAnsi" w:eastAsiaTheme="minorEastAsia" w:hAnsiTheme="minorHAnsi" w:cstheme="minorBidi"/>
          <w:noProof/>
          <w:sz w:val="22"/>
          <w:szCs w:val="22"/>
          <w:lang w:eastAsia="pt-BR"/>
        </w:rPr>
        <w:tab/>
      </w:r>
      <w:r w:rsidRPr="00281D80">
        <w:rPr>
          <w:noProof/>
        </w:rPr>
        <w:t>Requisitos Não Funcionais</w:t>
      </w:r>
      <w:r w:rsidRPr="00206DF9">
        <w:rPr>
          <w:noProof/>
        </w:rPr>
        <w:tab/>
      </w:r>
      <w:del w:id="150" w:author="Marcus Fernandes" w:date="2021-07-25T18:45:00Z">
        <w:r w:rsidDel="00F0595F">
          <w:rPr>
            <w:noProof/>
          </w:rPr>
          <w:fldChar w:fldCharType="begin"/>
        </w:r>
        <w:r w:rsidRPr="00206DF9" w:rsidDel="00F0595F">
          <w:rPr>
            <w:noProof/>
          </w:rPr>
          <w:delInstrText xml:space="preserve"> PAGEREF _Toc21111879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ins w:id="151" w:author="Marcus Fernandes" w:date="2021-08-19T11:49:00Z">
        <w:r w:rsidR="00066991">
          <w:rPr>
            <w:noProof/>
          </w:rPr>
          <w:t>19</w:t>
        </w:r>
      </w:ins>
    </w:p>
    <w:p w14:paraId="6045B078" w14:textId="71D7AC10" w:rsidR="00206DF9" w:rsidRDefault="00206DF9">
      <w:pPr>
        <w:pStyle w:val="Sumrio2"/>
        <w:tabs>
          <w:tab w:val="left" w:pos="1000"/>
        </w:tabs>
        <w:rPr>
          <w:rFonts w:asciiTheme="minorHAnsi" w:eastAsiaTheme="minorEastAsia" w:hAnsiTheme="minorHAnsi" w:cstheme="minorBidi"/>
          <w:noProof/>
          <w:sz w:val="22"/>
          <w:szCs w:val="22"/>
          <w:lang w:eastAsia="pt-BR"/>
        </w:rPr>
      </w:pPr>
      <w:r w:rsidRPr="00281D80">
        <w:rPr>
          <w:noProof/>
        </w:rPr>
        <w:t>6.1</w:t>
      </w:r>
      <w:r>
        <w:rPr>
          <w:rFonts w:asciiTheme="minorHAnsi" w:eastAsiaTheme="minorEastAsia" w:hAnsiTheme="minorHAnsi" w:cstheme="minorBidi"/>
          <w:noProof/>
          <w:sz w:val="22"/>
          <w:szCs w:val="22"/>
          <w:lang w:eastAsia="pt-BR"/>
        </w:rPr>
        <w:tab/>
      </w:r>
      <w:r w:rsidRPr="00281D80">
        <w:rPr>
          <w:noProof/>
        </w:rPr>
        <w:t>Usabilidade</w:t>
      </w:r>
      <w:r w:rsidRPr="00206DF9">
        <w:rPr>
          <w:noProof/>
        </w:rPr>
        <w:tab/>
      </w:r>
      <w:del w:id="152" w:author="Marcus Fernandes" w:date="2021-07-25T18:45:00Z">
        <w:r w:rsidDel="00F0595F">
          <w:rPr>
            <w:noProof/>
          </w:rPr>
          <w:fldChar w:fldCharType="begin"/>
        </w:r>
        <w:r w:rsidRPr="00206DF9" w:rsidDel="00F0595F">
          <w:rPr>
            <w:noProof/>
          </w:rPr>
          <w:delInstrText xml:space="preserve"> PAGEREF _Toc21111880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ins w:id="153" w:author="Marcus Fernandes" w:date="2021-08-17T21:04:00Z">
        <w:r w:rsidR="0002040D">
          <w:rPr>
            <w:noProof/>
          </w:rPr>
          <w:t>20</w:t>
        </w:r>
      </w:ins>
    </w:p>
    <w:p w14:paraId="6C8FD83D" w14:textId="46CBC5C7"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6.2</w:t>
      </w:r>
      <w:r>
        <w:rPr>
          <w:rFonts w:asciiTheme="minorHAnsi" w:eastAsiaTheme="minorEastAsia" w:hAnsiTheme="minorHAnsi" w:cstheme="minorBidi"/>
          <w:noProof/>
          <w:sz w:val="22"/>
          <w:szCs w:val="22"/>
          <w:lang w:eastAsia="pt-BR"/>
        </w:rPr>
        <w:tab/>
      </w:r>
      <w:r w:rsidRPr="00206DF9">
        <w:rPr>
          <w:noProof/>
        </w:rPr>
        <w:t>Confiabilidade</w:t>
      </w:r>
      <w:r w:rsidRPr="00206DF9">
        <w:rPr>
          <w:noProof/>
        </w:rPr>
        <w:tab/>
      </w:r>
      <w:ins w:id="154" w:author="Marcus Fernandes" w:date="2021-08-17T21:04:00Z">
        <w:r w:rsidR="0002040D">
          <w:rPr>
            <w:noProof/>
          </w:rPr>
          <w:t>2</w:t>
        </w:r>
      </w:ins>
      <w:ins w:id="155" w:author="Marcus Fernandes" w:date="2021-08-19T11:50:00Z">
        <w:r w:rsidR="00066991">
          <w:rPr>
            <w:noProof/>
          </w:rPr>
          <w:t>0</w:t>
        </w:r>
      </w:ins>
      <w:del w:id="156" w:author="Marcus Fernandes" w:date="2021-07-25T18:45:00Z">
        <w:r w:rsidDel="00F0595F">
          <w:rPr>
            <w:noProof/>
          </w:rPr>
          <w:fldChar w:fldCharType="begin"/>
        </w:r>
        <w:r w:rsidRPr="00206DF9" w:rsidDel="00F0595F">
          <w:rPr>
            <w:noProof/>
          </w:rPr>
          <w:delInstrText xml:space="preserve"> PAGEREF _Toc21111881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p>
    <w:p w14:paraId="65678489" w14:textId="0E0BB685"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6.3</w:t>
      </w:r>
      <w:r>
        <w:rPr>
          <w:rFonts w:asciiTheme="minorHAnsi" w:eastAsiaTheme="minorEastAsia" w:hAnsiTheme="minorHAnsi" w:cstheme="minorBidi"/>
          <w:noProof/>
          <w:sz w:val="22"/>
          <w:szCs w:val="22"/>
          <w:lang w:eastAsia="pt-BR"/>
        </w:rPr>
        <w:tab/>
      </w:r>
      <w:r w:rsidRPr="00206DF9">
        <w:rPr>
          <w:noProof/>
        </w:rPr>
        <w:t>Desempenho</w:t>
      </w:r>
      <w:r w:rsidRPr="00206DF9">
        <w:rPr>
          <w:noProof/>
        </w:rPr>
        <w:tab/>
      </w:r>
      <w:ins w:id="157" w:author="Marcus Fernandes" w:date="2021-07-25T18:46:00Z">
        <w:r w:rsidR="00F0595F">
          <w:rPr>
            <w:noProof/>
          </w:rPr>
          <w:t>2</w:t>
        </w:r>
      </w:ins>
      <w:ins w:id="158" w:author="Marcus Fernandes" w:date="2021-08-19T11:50:00Z">
        <w:r w:rsidR="00066991">
          <w:rPr>
            <w:noProof/>
          </w:rPr>
          <w:t>0</w:t>
        </w:r>
      </w:ins>
      <w:del w:id="159" w:author="Marcus Fernandes" w:date="2021-07-25T18:46:00Z">
        <w:r w:rsidDel="00F0595F">
          <w:rPr>
            <w:noProof/>
          </w:rPr>
          <w:fldChar w:fldCharType="begin"/>
        </w:r>
        <w:r w:rsidRPr="00206DF9" w:rsidDel="00F0595F">
          <w:rPr>
            <w:noProof/>
          </w:rPr>
          <w:delInstrText xml:space="preserve"> PAGEREF _Toc21111882 \h </w:delInstrText>
        </w:r>
        <w:r w:rsidDel="00F0595F">
          <w:rPr>
            <w:noProof/>
          </w:rPr>
        </w:r>
        <w:r w:rsidDel="00F0595F">
          <w:rPr>
            <w:noProof/>
          </w:rPr>
          <w:fldChar w:fldCharType="separate"/>
        </w:r>
        <w:r w:rsidR="006B2051" w:rsidDel="00F0595F">
          <w:rPr>
            <w:noProof/>
          </w:rPr>
          <w:delText>16</w:delText>
        </w:r>
        <w:r w:rsidDel="00F0595F">
          <w:rPr>
            <w:noProof/>
          </w:rPr>
          <w:fldChar w:fldCharType="end"/>
        </w:r>
      </w:del>
    </w:p>
    <w:p w14:paraId="4F5456A8" w14:textId="07805A40"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6.4</w:t>
      </w:r>
      <w:r>
        <w:rPr>
          <w:rFonts w:asciiTheme="minorHAnsi" w:eastAsiaTheme="minorEastAsia" w:hAnsiTheme="minorHAnsi" w:cstheme="minorBidi"/>
          <w:noProof/>
          <w:sz w:val="22"/>
          <w:szCs w:val="22"/>
          <w:lang w:eastAsia="pt-BR"/>
        </w:rPr>
        <w:tab/>
      </w:r>
      <w:r w:rsidRPr="00206DF9">
        <w:rPr>
          <w:noProof/>
        </w:rPr>
        <w:t>Manutenibilidade</w:t>
      </w:r>
      <w:r w:rsidRPr="00206DF9">
        <w:rPr>
          <w:noProof/>
        </w:rPr>
        <w:tab/>
      </w:r>
      <w:ins w:id="160" w:author="Marcus Fernandes" w:date="2021-07-25T18:46:00Z">
        <w:r w:rsidR="00F0595F">
          <w:rPr>
            <w:noProof/>
          </w:rPr>
          <w:t>2</w:t>
        </w:r>
      </w:ins>
      <w:ins w:id="161" w:author="Marcus Fernandes" w:date="2021-08-19T11:50:00Z">
        <w:r w:rsidR="00066991">
          <w:rPr>
            <w:noProof/>
          </w:rPr>
          <w:t>0</w:t>
        </w:r>
      </w:ins>
      <w:del w:id="162" w:author="Marcus Fernandes" w:date="2021-07-25T18:46:00Z">
        <w:r w:rsidDel="00F0595F">
          <w:rPr>
            <w:noProof/>
          </w:rPr>
          <w:fldChar w:fldCharType="begin"/>
        </w:r>
        <w:r w:rsidRPr="00206DF9" w:rsidDel="00F0595F">
          <w:rPr>
            <w:noProof/>
          </w:rPr>
          <w:delInstrText xml:space="preserve"> PAGEREF _Toc21111883 \h </w:delInstrText>
        </w:r>
        <w:r w:rsidDel="00F0595F">
          <w:rPr>
            <w:noProof/>
          </w:rPr>
        </w:r>
        <w:r w:rsidDel="00F0595F">
          <w:rPr>
            <w:noProof/>
          </w:rPr>
          <w:fldChar w:fldCharType="separate"/>
        </w:r>
        <w:r w:rsidR="006B2051" w:rsidDel="00F0595F">
          <w:rPr>
            <w:noProof/>
          </w:rPr>
          <w:delText>16</w:delText>
        </w:r>
        <w:r w:rsidDel="00F0595F">
          <w:rPr>
            <w:noProof/>
          </w:rPr>
          <w:fldChar w:fldCharType="end"/>
        </w:r>
      </w:del>
    </w:p>
    <w:p w14:paraId="718D5188" w14:textId="125274EE"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6.5</w:t>
      </w:r>
      <w:r>
        <w:rPr>
          <w:rFonts w:asciiTheme="minorHAnsi" w:eastAsiaTheme="minorEastAsia" w:hAnsiTheme="minorHAnsi" w:cstheme="minorBidi"/>
          <w:noProof/>
          <w:sz w:val="22"/>
          <w:szCs w:val="22"/>
          <w:lang w:eastAsia="pt-BR"/>
        </w:rPr>
        <w:tab/>
      </w:r>
      <w:r w:rsidRPr="00206DF9">
        <w:rPr>
          <w:noProof/>
        </w:rPr>
        <w:t>Portabilidade</w:t>
      </w:r>
      <w:r w:rsidRPr="00206DF9">
        <w:rPr>
          <w:noProof/>
        </w:rPr>
        <w:tab/>
      </w:r>
      <w:ins w:id="163" w:author="Marcus Fernandes" w:date="2021-07-25T18:46:00Z">
        <w:r w:rsidR="00F0595F">
          <w:rPr>
            <w:noProof/>
          </w:rPr>
          <w:t>2</w:t>
        </w:r>
      </w:ins>
      <w:ins w:id="164" w:author="Marcus Fernandes" w:date="2021-08-19T11:50:00Z">
        <w:r w:rsidR="00066991">
          <w:rPr>
            <w:noProof/>
          </w:rPr>
          <w:t>0</w:t>
        </w:r>
      </w:ins>
      <w:del w:id="165" w:author="Marcus Fernandes" w:date="2021-07-25T18:46:00Z">
        <w:r w:rsidDel="00F0595F">
          <w:rPr>
            <w:noProof/>
          </w:rPr>
          <w:fldChar w:fldCharType="begin"/>
        </w:r>
        <w:r w:rsidRPr="00206DF9" w:rsidDel="00F0595F">
          <w:rPr>
            <w:noProof/>
          </w:rPr>
          <w:delInstrText xml:space="preserve"> PAGEREF _Toc21111884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57DBAD4" w14:textId="794D7635"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6.6</w:t>
      </w:r>
      <w:r>
        <w:rPr>
          <w:rFonts w:asciiTheme="minorHAnsi" w:eastAsiaTheme="minorEastAsia" w:hAnsiTheme="minorHAnsi" w:cstheme="minorBidi"/>
          <w:noProof/>
          <w:sz w:val="22"/>
          <w:szCs w:val="22"/>
          <w:lang w:eastAsia="pt-BR"/>
        </w:rPr>
        <w:tab/>
      </w:r>
      <w:r w:rsidRPr="00206DF9">
        <w:rPr>
          <w:noProof/>
        </w:rPr>
        <w:t>Requisitos Legais</w:t>
      </w:r>
      <w:r w:rsidRPr="00206DF9">
        <w:rPr>
          <w:noProof/>
        </w:rPr>
        <w:tab/>
      </w:r>
      <w:ins w:id="166" w:author="Marcus Fernandes" w:date="2021-07-25T18:46:00Z">
        <w:r w:rsidR="00F0595F">
          <w:rPr>
            <w:noProof/>
          </w:rPr>
          <w:t>2</w:t>
        </w:r>
      </w:ins>
      <w:ins w:id="167" w:author="Marcus Fernandes" w:date="2021-08-19T11:50:00Z">
        <w:r w:rsidR="00066991">
          <w:rPr>
            <w:noProof/>
          </w:rPr>
          <w:t>1</w:t>
        </w:r>
      </w:ins>
      <w:del w:id="168" w:author="Marcus Fernandes" w:date="2021-07-25T18:46:00Z">
        <w:r w:rsidDel="00F0595F">
          <w:rPr>
            <w:noProof/>
          </w:rPr>
          <w:fldChar w:fldCharType="begin"/>
        </w:r>
        <w:r w:rsidRPr="00206DF9" w:rsidDel="00F0595F">
          <w:rPr>
            <w:noProof/>
          </w:rPr>
          <w:delInstrText xml:space="preserve"> PAGEREF _Toc21111885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3752A8F" w14:textId="05613C36"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6.7</w:t>
      </w:r>
      <w:r>
        <w:rPr>
          <w:rFonts w:asciiTheme="minorHAnsi" w:eastAsiaTheme="minorEastAsia" w:hAnsiTheme="minorHAnsi" w:cstheme="minorBidi"/>
          <w:noProof/>
          <w:sz w:val="22"/>
          <w:szCs w:val="22"/>
          <w:lang w:eastAsia="pt-BR"/>
        </w:rPr>
        <w:tab/>
      </w:r>
      <w:r w:rsidRPr="00206DF9">
        <w:rPr>
          <w:noProof/>
        </w:rPr>
        <w:t>Requisitos de Segurança</w:t>
      </w:r>
      <w:r w:rsidRPr="00206DF9">
        <w:rPr>
          <w:noProof/>
        </w:rPr>
        <w:tab/>
      </w:r>
      <w:ins w:id="169" w:author="Marcus Fernandes" w:date="2021-07-25T18:46:00Z">
        <w:r w:rsidR="00F0595F">
          <w:rPr>
            <w:noProof/>
          </w:rPr>
          <w:t>2</w:t>
        </w:r>
      </w:ins>
      <w:ins w:id="170" w:author="Marcus Fernandes" w:date="2021-08-19T11:50:00Z">
        <w:r w:rsidR="00066991">
          <w:rPr>
            <w:noProof/>
          </w:rPr>
          <w:t>1</w:t>
        </w:r>
      </w:ins>
      <w:del w:id="171" w:author="Marcus Fernandes" w:date="2021-07-25T18:46:00Z">
        <w:r w:rsidDel="00F0595F">
          <w:rPr>
            <w:noProof/>
          </w:rPr>
          <w:fldChar w:fldCharType="begin"/>
        </w:r>
        <w:r w:rsidRPr="00206DF9" w:rsidDel="00F0595F">
          <w:rPr>
            <w:noProof/>
          </w:rPr>
          <w:delInstrText xml:space="preserve"> PAGEREF _Toc21111886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0EE9E18" w14:textId="50B18AE1"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6.8</w:t>
      </w:r>
      <w:r>
        <w:rPr>
          <w:rFonts w:asciiTheme="minorHAnsi" w:eastAsiaTheme="minorEastAsia" w:hAnsiTheme="minorHAnsi" w:cstheme="minorBidi"/>
          <w:noProof/>
          <w:sz w:val="22"/>
          <w:szCs w:val="22"/>
          <w:lang w:eastAsia="pt-BR"/>
        </w:rPr>
        <w:tab/>
      </w:r>
      <w:r w:rsidRPr="00206DF9">
        <w:rPr>
          <w:noProof/>
        </w:rPr>
        <w:t>Outros Requisistos Não Funcionais</w:t>
      </w:r>
      <w:r w:rsidRPr="00206DF9">
        <w:rPr>
          <w:noProof/>
        </w:rPr>
        <w:tab/>
      </w:r>
      <w:ins w:id="172" w:author="Marcus Fernandes" w:date="2021-07-25T18:46:00Z">
        <w:r w:rsidR="00F0595F">
          <w:rPr>
            <w:noProof/>
          </w:rPr>
          <w:t>2</w:t>
        </w:r>
      </w:ins>
      <w:ins w:id="173" w:author="Marcus Fernandes" w:date="2021-08-19T11:50:00Z">
        <w:r w:rsidR="00066991">
          <w:rPr>
            <w:noProof/>
          </w:rPr>
          <w:t>1</w:t>
        </w:r>
      </w:ins>
      <w:del w:id="174" w:author="Marcus Fernandes" w:date="2021-07-25T18:46:00Z">
        <w:r w:rsidDel="00F0595F">
          <w:rPr>
            <w:noProof/>
          </w:rPr>
          <w:fldChar w:fldCharType="begin"/>
        </w:r>
        <w:r w:rsidRPr="00206DF9" w:rsidDel="00F0595F">
          <w:rPr>
            <w:noProof/>
          </w:rPr>
          <w:delInstrText xml:space="preserve"> PAGEREF _Toc21111887 \h </w:delInstrText>
        </w:r>
        <w:r w:rsidDel="00F0595F">
          <w:rPr>
            <w:noProof/>
          </w:rPr>
        </w:r>
        <w:r w:rsidDel="00F0595F">
          <w:rPr>
            <w:noProof/>
          </w:rPr>
          <w:fldChar w:fldCharType="separate"/>
        </w:r>
        <w:r w:rsidR="006B2051" w:rsidDel="00F0595F">
          <w:rPr>
            <w:noProof/>
          </w:rPr>
          <w:delText>18</w:delText>
        </w:r>
        <w:r w:rsidDel="00F0595F">
          <w:rPr>
            <w:noProof/>
          </w:rPr>
          <w:fldChar w:fldCharType="end"/>
        </w:r>
      </w:del>
    </w:p>
    <w:p w14:paraId="6D33D901" w14:textId="48AD0882"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7.</w:t>
      </w:r>
      <w:r>
        <w:rPr>
          <w:rFonts w:asciiTheme="minorHAnsi" w:eastAsiaTheme="minorEastAsia" w:hAnsiTheme="minorHAnsi" w:cstheme="minorBidi"/>
          <w:noProof/>
          <w:sz w:val="22"/>
          <w:szCs w:val="22"/>
          <w:lang w:eastAsia="pt-BR"/>
        </w:rPr>
        <w:tab/>
      </w:r>
      <w:r w:rsidRPr="00281D80">
        <w:rPr>
          <w:noProof/>
        </w:rPr>
        <w:t>Referên</w:t>
      </w:r>
      <w:r>
        <w:rPr>
          <w:noProof/>
        </w:rPr>
        <w:t>cias</w:t>
      </w:r>
      <w:r>
        <w:rPr>
          <w:noProof/>
        </w:rPr>
        <w:tab/>
      </w:r>
      <w:ins w:id="175" w:author="Marcus Fernandes" w:date="2021-07-25T18:45:00Z">
        <w:r w:rsidR="00F0595F">
          <w:rPr>
            <w:noProof/>
          </w:rPr>
          <w:t>2</w:t>
        </w:r>
      </w:ins>
      <w:ins w:id="176" w:author="Marcus Fernandes" w:date="2021-08-19T11:50:00Z">
        <w:r w:rsidR="00066991">
          <w:rPr>
            <w:noProof/>
          </w:rPr>
          <w:t>1</w:t>
        </w:r>
      </w:ins>
      <w:del w:id="177" w:author="Marcus Fernandes" w:date="2021-07-25T18:45:00Z">
        <w:r w:rsidDel="00F0595F">
          <w:rPr>
            <w:noProof/>
          </w:rPr>
          <w:fldChar w:fldCharType="begin"/>
        </w:r>
        <w:r w:rsidDel="00F0595F">
          <w:rPr>
            <w:noProof/>
          </w:rPr>
          <w:delInstrText xml:space="preserve"> PAGEREF _Toc21111888 \h </w:delInstrText>
        </w:r>
        <w:r w:rsidDel="00F0595F">
          <w:rPr>
            <w:noProof/>
          </w:rPr>
        </w:r>
        <w:r w:rsidDel="00F0595F">
          <w:rPr>
            <w:noProof/>
          </w:rPr>
          <w:fldChar w:fldCharType="separate"/>
        </w:r>
        <w:r w:rsidR="006B2051" w:rsidDel="00F0595F">
          <w:rPr>
            <w:noProof/>
          </w:rPr>
          <w:delText>18</w:delText>
        </w:r>
        <w:r w:rsidDel="00F0595F">
          <w:rPr>
            <w:noProof/>
          </w:rPr>
          <w:fldChar w:fldCharType="end"/>
        </w:r>
      </w:del>
    </w:p>
    <w:p w14:paraId="5A4307FB" w14:textId="77777777" w:rsidR="008E158E" w:rsidRDefault="00E22B42">
      <w:pPr>
        <w:pStyle w:val="Ttulo"/>
        <w:rPr>
          <w:ins w:id="178" w:author="Marcus Fernandes" w:date="2021-07-24T22:00:00Z"/>
        </w:rPr>
      </w:pPr>
      <w:r>
        <w:fldChar w:fldCharType="end"/>
      </w:r>
    </w:p>
    <w:p w14:paraId="1025B758" w14:textId="77777777" w:rsidR="008E158E" w:rsidRPr="00CA08E6" w:rsidRDefault="008E158E">
      <w:pPr>
        <w:rPr>
          <w:ins w:id="179" w:author="Marcus Fernandes" w:date="2021-07-24T22:00:00Z"/>
        </w:rPr>
        <w:pPrChange w:id="180" w:author="Marcus Fernandes" w:date="2021-07-24T22:00:00Z">
          <w:pPr>
            <w:pStyle w:val="Ttulo"/>
          </w:pPr>
        </w:pPrChange>
      </w:pPr>
    </w:p>
    <w:p w14:paraId="59BE2F48" w14:textId="7028D63D" w:rsidR="008E158E" w:rsidRDefault="008E158E">
      <w:pPr>
        <w:pStyle w:val="Ttulo"/>
        <w:tabs>
          <w:tab w:val="left" w:pos="2370"/>
        </w:tabs>
        <w:jc w:val="left"/>
        <w:rPr>
          <w:ins w:id="181" w:author="Marcus Fernandes" w:date="2021-07-24T22:00:00Z"/>
        </w:rPr>
        <w:pPrChange w:id="182" w:author="Marcus Fernandes" w:date="2021-07-24T22:00:00Z">
          <w:pPr>
            <w:pStyle w:val="Ttulo"/>
          </w:pPr>
        </w:pPrChange>
      </w:pPr>
      <w:ins w:id="183" w:author="Marcus Fernandes" w:date="2021-07-24T22:00:00Z">
        <w:r>
          <w:tab/>
        </w:r>
      </w:ins>
    </w:p>
    <w:p w14:paraId="7918F6D8" w14:textId="11F75D2D" w:rsidR="007B6C49" w:rsidRPr="00420E07" w:rsidRDefault="007B6C49">
      <w:pPr>
        <w:pStyle w:val="Ttulo"/>
      </w:pPr>
      <w:r w:rsidRPr="008E158E">
        <w:br w:type="page"/>
      </w:r>
      <w:fldSimple w:instr="title  \* Mergeformat">
        <w:r w:rsidR="00E9616F">
          <w:t xml:space="preserve">Especificação de Requisitos </w:t>
        </w:r>
      </w:fldSimple>
      <w:bookmarkStart w:id="184" w:name="_Toc423410237"/>
      <w:bookmarkStart w:id="185" w:name="_Toc425054503"/>
      <w:r w:rsidRPr="00420E07">
        <w:t xml:space="preserve"> </w:t>
      </w:r>
      <w:bookmarkEnd w:id="184"/>
      <w:bookmarkEnd w:id="185"/>
    </w:p>
    <w:p w14:paraId="4DC2A37F" w14:textId="77777777" w:rsidR="007B6C49" w:rsidRPr="00420E07" w:rsidRDefault="007B6C49">
      <w:pPr>
        <w:pStyle w:val="InfoBlue"/>
      </w:pPr>
    </w:p>
    <w:p w14:paraId="3F070FAF" w14:textId="77777777" w:rsidR="007B6C49" w:rsidRPr="00E9616F" w:rsidRDefault="0049450E">
      <w:pPr>
        <w:pStyle w:val="Ttulo1"/>
      </w:pPr>
      <w:bookmarkStart w:id="186" w:name="_Toc21111852"/>
      <w:bookmarkStart w:id="187" w:name="_Toc423410239"/>
      <w:bookmarkStart w:id="188" w:name="_Toc425054505"/>
      <w:r w:rsidRPr="00E9616F">
        <w:t>Objetivo</w:t>
      </w:r>
      <w:bookmarkEnd w:id="186"/>
    </w:p>
    <w:p w14:paraId="0CF19088" w14:textId="50A302CD" w:rsidR="00572A64" w:rsidDel="00A14082" w:rsidRDefault="00B9743B" w:rsidP="00DB5336">
      <w:pPr>
        <w:pStyle w:val="PSDS-CorpodeTexto"/>
        <w:ind w:left="708"/>
        <w:jc w:val="both"/>
        <w:rPr>
          <w:del w:id="189" w:author="Marcus Fernandes" w:date="2021-07-23T21:50:00Z"/>
          <w:rFonts w:ascii="Times New Roman" w:hAnsi="Times New Roman"/>
        </w:rPr>
      </w:pPr>
      <w:del w:id="190" w:author="Marcus Fernandes" w:date="2021-07-23T21:50:00Z">
        <w:r w:rsidRPr="00B9743B" w:rsidDel="00A14082">
          <w:rPr>
            <w:rFonts w:ascii="Times New Roman" w:hAnsi="Times New Roman"/>
          </w:rPr>
          <w:delText xml:space="preserve">Descreve-se aqui o propósito desse documento. </w:delText>
        </w:r>
      </w:del>
    </w:p>
    <w:p w14:paraId="2A4270B9" w14:textId="18AF51C9" w:rsidR="00572A64" w:rsidDel="00A14082" w:rsidRDefault="00572A64" w:rsidP="00DB5336">
      <w:pPr>
        <w:pStyle w:val="PSDS-CorpodeTexto"/>
        <w:ind w:left="708"/>
        <w:jc w:val="both"/>
        <w:rPr>
          <w:del w:id="191" w:author="Marcus Fernandes" w:date="2021-07-23T21:50:00Z"/>
          <w:rFonts w:ascii="Times New Roman" w:hAnsi="Times New Roman"/>
        </w:rPr>
      </w:pPr>
    </w:p>
    <w:p w14:paraId="51EB2F57" w14:textId="7117ECD0" w:rsidR="00DB5336" w:rsidRPr="00572A64" w:rsidDel="00A14082" w:rsidRDefault="00B9743B" w:rsidP="00DB5336">
      <w:pPr>
        <w:pStyle w:val="PSDS-CorpodeTexto"/>
        <w:ind w:left="708"/>
        <w:jc w:val="both"/>
        <w:rPr>
          <w:del w:id="192" w:author="Marcus Fernandes" w:date="2021-07-23T21:50:00Z"/>
          <w:rFonts w:ascii="Times New Roman" w:hAnsi="Times New Roman"/>
          <w:color w:val="0070C0"/>
        </w:rPr>
      </w:pPr>
      <w:del w:id="193" w:author="Marcus Fernandes" w:date="2021-07-23T21:50:00Z">
        <w:r w:rsidRPr="00572A64" w:rsidDel="00A14082">
          <w:rPr>
            <w:rFonts w:ascii="Times New Roman" w:hAnsi="Times New Roman"/>
            <w:color w:val="0070C0"/>
          </w:rPr>
          <w:delText>Geralmente, o</w:delText>
        </w:r>
        <w:r w:rsidR="0049450E" w:rsidRPr="00572A64" w:rsidDel="00A14082">
          <w:rPr>
            <w:rFonts w:ascii="Times New Roman" w:hAnsi="Times New Roman"/>
            <w:color w:val="0070C0"/>
          </w:rPr>
          <w:delText xml:space="preserve"> objetivo da especificação de requisitos é apresentar os requisitos </w:delText>
        </w:r>
        <w:r w:rsidR="0088254D" w:rsidRPr="00572A64" w:rsidDel="00A14082">
          <w:rPr>
            <w:rFonts w:ascii="Times New Roman" w:hAnsi="Times New Roman"/>
            <w:color w:val="0070C0"/>
          </w:rPr>
          <w:delText xml:space="preserve">contempláveis </w:delText>
        </w:r>
        <w:r w:rsidR="003F0308" w:rsidRPr="00572A64" w:rsidDel="00A14082">
          <w:rPr>
            <w:rFonts w:ascii="Times New Roman" w:hAnsi="Times New Roman"/>
            <w:color w:val="0070C0"/>
          </w:rPr>
          <w:delText>ou</w:delText>
        </w:r>
        <w:r w:rsidR="0088254D" w:rsidRPr="00572A64" w:rsidDel="00A14082">
          <w:rPr>
            <w:rFonts w:ascii="Times New Roman" w:hAnsi="Times New Roman"/>
            <w:color w:val="0070C0"/>
          </w:rPr>
          <w:delText xml:space="preserve"> </w:delText>
        </w:r>
        <w:r w:rsidR="0049450E" w:rsidRPr="00572A64" w:rsidDel="00A14082">
          <w:rPr>
            <w:rFonts w:ascii="Times New Roman" w:hAnsi="Times New Roman"/>
            <w:color w:val="0070C0"/>
          </w:rPr>
          <w:delText xml:space="preserve">não contempláveis </w:delText>
        </w:r>
        <w:r w:rsidR="00265410" w:rsidRPr="00572A64" w:rsidDel="00A14082">
          <w:rPr>
            <w:rFonts w:ascii="Times New Roman" w:hAnsi="Times New Roman"/>
            <w:color w:val="0070C0"/>
          </w:rPr>
          <w:delText>que s</w:delText>
        </w:r>
        <w:r w:rsidR="00AE66AD" w:rsidRPr="00572A64" w:rsidDel="00A14082">
          <w:rPr>
            <w:rFonts w:ascii="Times New Roman" w:hAnsi="Times New Roman"/>
            <w:color w:val="0070C0"/>
          </w:rPr>
          <w:delText>ão</w:delText>
        </w:r>
        <w:r w:rsidR="00265410" w:rsidRPr="00572A64" w:rsidDel="00A14082">
          <w:rPr>
            <w:rFonts w:ascii="Times New Roman" w:hAnsi="Times New Roman"/>
            <w:color w:val="0070C0"/>
          </w:rPr>
          <w:delText xml:space="preserve"> importantes para </w:delText>
        </w:r>
        <w:r w:rsidR="0049450E" w:rsidRPr="00572A64" w:rsidDel="00A14082">
          <w:rPr>
            <w:rFonts w:ascii="Times New Roman" w:hAnsi="Times New Roman"/>
            <w:color w:val="0070C0"/>
          </w:rPr>
          <w:delText>o desenvolvimento d</w:delText>
        </w:r>
        <w:r w:rsidR="00265410" w:rsidRPr="00572A64" w:rsidDel="00A14082">
          <w:rPr>
            <w:rFonts w:ascii="Times New Roman" w:hAnsi="Times New Roman"/>
            <w:color w:val="0070C0"/>
          </w:rPr>
          <w:delText>e um</w:delText>
        </w:r>
        <w:r w:rsidR="0049450E" w:rsidRPr="00572A64" w:rsidDel="00A14082">
          <w:rPr>
            <w:rFonts w:ascii="Times New Roman" w:hAnsi="Times New Roman"/>
            <w:color w:val="0070C0"/>
          </w:rPr>
          <w:delText xml:space="preserve"> sistema</w:delText>
        </w:r>
        <w:r w:rsidR="00265410" w:rsidRPr="00572A64" w:rsidDel="00A14082">
          <w:rPr>
            <w:rFonts w:ascii="Times New Roman" w:hAnsi="Times New Roman"/>
            <w:color w:val="0070C0"/>
          </w:rPr>
          <w:delText xml:space="preserve">. Os requisitos determinam </w:delText>
        </w:r>
        <w:r w:rsidR="00AE66AD" w:rsidRPr="00572A64" w:rsidDel="00A14082">
          <w:rPr>
            <w:rFonts w:ascii="Times New Roman" w:hAnsi="Times New Roman"/>
            <w:color w:val="0070C0"/>
          </w:rPr>
          <w:delText xml:space="preserve">o </w:delText>
        </w:r>
        <w:r w:rsidR="00265410" w:rsidRPr="00572A64" w:rsidDel="00A14082">
          <w:rPr>
            <w:rFonts w:ascii="Times New Roman" w:hAnsi="Times New Roman"/>
            <w:color w:val="0070C0"/>
          </w:rPr>
          <w:delText>que um sistema deve faze</w:delText>
        </w:r>
        <w:r w:rsidR="00AE66AD" w:rsidRPr="00572A64" w:rsidDel="00A14082">
          <w:rPr>
            <w:rFonts w:ascii="Times New Roman" w:hAnsi="Times New Roman"/>
            <w:color w:val="0070C0"/>
          </w:rPr>
          <w:delText xml:space="preserve">r, em outras palavras, do que o sistema deve ser </w:delText>
        </w:r>
        <w:r w:rsidR="00265410" w:rsidRPr="00572A64" w:rsidDel="00A14082">
          <w:rPr>
            <w:rFonts w:ascii="Times New Roman" w:hAnsi="Times New Roman"/>
            <w:color w:val="0070C0"/>
          </w:rPr>
          <w:delText xml:space="preserve">capaz </w:delText>
        </w:r>
        <w:r w:rsidR="00AE66AD" w:rsidRPr="00572A64" w:rsidDel="00A14082">
          <w:rPr>
            <w:rFonts w:ascii="Times New Roman" w:hAnsi="Times New Roman"/>
            <w:color w:val="0070C0"/>
          </w:rPr>
          <w:delText xml:space="preserve">ou quais são os </w:delText>
        </w:r>
        <w:r w:rsidR="00A55FBD" w:rsidRPr="00572A64" w:rsidDel="00A14082">
          <w:rPr>
            <w:rFonts w:ascii="Times New Roman" w:hAnsi="Times New Roman"/>
            <w:color w:val="0070C0"/>
          </w:rPr>
          <w:delText>serviços</w:delText>
        </w:r>
        <w:r w:rsidR="00A55FBD" w:rsidDel="00A14082">
          <w:rPr>
            <w:rFonts w:ascii="Times New Roman" w:hAnsi="Times New Roman"/>
            <w:color w:val="0070C0"/>
          </w:rPr>
          <w:delText xml:space="preserve"> e funcionalidades</w:delText>
        </w:r>
        <w:r w:rsidR="00265410" w:rsidRPr="00572A64" w:rsidDel="00A14082">
          <w:rPr>
            <w:rFonts w:ascii="Times New Roman" w:hAnsi="Times New Roman"/>
            <w:color w:val="0070C0"/>
          </w:rPr>
          <w:delText xml:space="preserve"> </w:delText>
        </w:r>
        <w:r w:rsidR="00AE66AD" w:rsidRPr="00572A64" w:rsidDel="00A14082">
          <w:rPr>
            <w:rFonts w:ascii="Times New Roman" w:hAnsi="Times New Roman"/>
            <w:color w:val="0070C0"/>
          </w:rPr>
          <w:delText xml:space="preserve">por ele oferecidos. </w:delText>
        </w:r>
        <w:r w:rsidR="00A55FBD" w:rsidDel="00A14082">
          <w:rPr>
            <w:rFonts w:ascii="Times New Roman" w:hAnsi="Times New Roman"/>
            <w:color w:val="0070C0"/>
          </w:rPr>
          <w:delText>Para cada r</w:delText>
        </w:r>
        <w:r w:rsidR="00265410" w:rsidRPr="00572A64" w:rsidDel="00A14082">
          <w:rPr>
            <w:rFonts w:ascii="Times New Roman" w:hAnsi="Times New Roman"/>
            <w:color w:val="0070C0"/>
          </w:rPr>
          <w:delText>equi</w:delText>
        </w:r>
        <w:r w:rsidR="00AE66AD" w:rsidRPr="00572A64" w:rsidDel="00A14082">
          <w:rPr>
            <w:rFonts w:ascii="Times New Roman" w:hAnsi="Times New Roman"/>
            <w:color w:val="0070C0"/>
          </w:rPr>
          <w:delText>s</w:delText>
        </w:r>
        <w:r w:rsidR="00A55FBD" w:rsidDel="00A14082">
          <w:rPr>
            <w:rFonts w:ascii="Times New Roman" w:hAnsi="Times New Roman"/>
            <w:color w:val="0070C0"/>
          </w:rPr>
          <w:delText>ito</w:delText>
        </w:r>
        <w:r w:rsidR="00265410" w:rsidRPr="00572A64" w:rsidDel="00A14082">
          <w:rPr>
            <w:rFonts w:ascii="Times New Roman" w:hAnsi="Times New Roman"/>
            <w:color w:val="0070C0"/>
          </w:rPr>
          <w:delText xml:space="preserve"> </w:delText>
        </w:r>
        <w:r w:rsidR="00A55FBD" w:rsidDel="00A14082">
          <w:rPr>
            <w:rFonts w:ascii="Times New Roman" w:hAnsi="Times New Roman"/>
            <w:color w:val="0070C0"/>
          </w:rPr>
          <w:delText xml:space="preserve">é também preciso </w:delText>
        </w:r>
        <w:r w:rsidR="00AE66AD" w:rsidRPr="00572A64" w:rsidDel="00A14082">
          <w:rPr>
            <w:rFonts w:ascii="Times New Roman" w:hAnsi="Times New Roman"/>
            <w:color w:val="0070C0"/>
          </w:rPr>
          <w:delText>defini</w:delText>
        </w:r>
        <w:r w:rsidR="00A55FBD" w:rsidDel="00A14082">
          <w:rPr>
            <w:rFonts w:ascii="Times New Roman" w:hAnsi="Times New Roman"/>
            <w:color w:val="0070C0"/>
          </w:rPr>
          <w:delText>r</w:delText>
        </w:r>
        <w:r w:rsidR="00AE66AD" w:rsidRPr="00572A64" w:rsidDel="00A14082">
          <w:rPr>
            <w:rFonts w:ascii="Times New Roman" w:hAnsi="Times New Roman"/>
            <w:color w:val="0070C0"/>
          </w:rPr>
          <w:delText xml:space="preserve"> </w:delText>
        </w:r>
        <w:r w:rsidR="00A55FBD" w:rsidDel="00A14082">
          <w:rPr>
            <w:rFonts w:ascii="Times New Roman" w:hAnsi="Times New Roman"/>
            <w:color w:val="0070C0"/>
          </w:rPr>
          <w:delText>quais são</w:delText>
        </w:r>
        <w:r w:rsidR="00AE66AD" w:rsidRPr="00572A64" w:rsidDel="00A14082">
          <w:rPr>
            <w:rFonts w:ascii="Times New Roman" w:hAnsi="Times New Roman"/>
            <w:color w:val="0070C0"/>
          </w:rPr>
          <w:delText xml:space="preserve"> os </w:delText>
        </w:r>
        <w:r w:rsidR="00265410" w:rsidRPr="00572A64" w:rsidDel="00A14082">
          <w:rPr>
            <w:rFonts w:ascii="Times New Roman" w:hAnsi="Times New Roman"/>
            <w:color w:val="0070C0"/>
          </w:rPr>
          <w:delText xml:space="preserve">critérios de </w:delText>
        </w:r>
        <w:r w:rsidR="00A55FBD" w:rsidRPr="00572A64" w:rsidDel="00A14082">
          <w:rPr>
            <w:rFonts w:ascii="Times New Roman" w:hAnsi="Times New Roman"/>
            <w:color w:val="0070C0"/>
          </w:rPr>
          <w:delText>aceitação</w:delText>
        </w:r>
        <w:r w:rsidR="00265410" w:rsidRPr="00572A64" w:rsidDel="00A14082">
          <w:rPr>
            <w:rFonts w:ascii="Times New Roman" w:hAnsi="Times New Roman"/>
            <w:color w:val="0070C0"/>
          </w:rPr>
          <w:delText xml:space="preserve"> do cliente </w:delText>
        </w:r>
        <w:r w:rsidR="00A55FBD" w:rsidDel="00A14082">
          <w:rPr>
            <w:rFonts w:ascii="Times New Roman" w:hAnsi="Times New Roman"/>
            <w:color w:val="0070C0"/>
          </w:rPr>
          <w:delText>para elencar esse requisito como satisfeito, isto é, é preciso levantar como o cliente determinará que cada serviço ou funcionalidade foi corretamente implementado e está pronto para uso</w:delText>
        </w:r>
        <w:r w:rsidR="00265410" w:rsidRPr="00572A64" w:rsidDel="00A14082">
          <w:rPr>
            <w:rFonts w:ascii="Times New Roman" w:hAnsi="Times New Roman"/>
            <w:color w:val="0070C0"/>
          </w:rPr>
          <w:delText xml:space="preserve">. </w:delText>
        </w:r>
        <w:r w:rsidR="00A55FBD" w:rsidDel="00A14082">
          <w:rPr>
            <w:rFonts w:ascii="Times New Roman" w:hAnsi="Times New Roman"/>
            <w:color w:val="0070C0"/>
          </w:rPr>
          <w:delText>Para isso</w:delText>
        </w:r>
        <w:r w:rsidR="00DB5336" w:rsidRPr="00572A64" w:rsidDel="00A14082">
          <w:rPr>
            <w:rFonts w:ascii="Times New Roman" w:hAnsi="Times New Roman"/>
            <w:color w:val="0070C0"/>
          </w:rPr>
          <w:delText xml:space="preserve">, estes requisitos </w:delText>
        </w:r>
        <w:r w:rsidR="00A55FBD" w:rsidDel="00A14082">
          <w:rPr>
            <w:rFonts w:ascii="Times New Roman" w:hAnsi="Times New Roman"/>
            <w:color w:val="0070C0"/>
          </w:rPr>
          <w:delText xml:space="preserve">e critérios de aceitação </w:delText>
        </w:r>
        <w:r w:rsidR="00DB5336" w:rsidRPr="00572A64" w:rsidDel="00A14082">
          <w:rPr>
            <w:rFonts w:ascii="Times New Roman" w:hAnsi="Times New Roman"/>
            <w:color w:val="0070C0"/>
          </w:rPr>
          <w:delText>devem ser levantados pela equipe do projeto, em conjunto com representantes do cliente, usuários chaves e outros especialistas da área de aplicação.</w:delText>
        </w:r>
      </w:del>
    </w:p>
    <w:p w14:paraId="4683F70B" w14:textId="3DE4DC87" w:rsidR="00572A64" w:rsidRPr="00572A64" w:rsidDel="00A14082" w:rsidRDefault="00572A64" w:rsidP="00572A64">
      <w:pPr>
        <w:widowControl/>
        <w:autoSpaceDE w:val="0"/>
        <w:autoSpaceDN w:val="0"/>
        <w:adjustRightInd w:val="0"/>
        <w:spacing w:line="240" w:lineRule="auto"/>
        <w:rPr>
          <w:del w:id="194" w:author="Marcus Fernandes" w:date="2021-07-23T21:50:00Z"/>
          <w:color w:val="0070C0"/>
          <w:sz w:val="22"/>
          <w:szCs w:val="22"/>
          <w:lang w:eastAsia="pt-BR"/>
        </w:rPr>
      </w:pPr>
    </w:p>
    <w:p w14:paraId="4FA9440D" w14:textId="0E3B5E9E" w:rsidR="00572A64" w:rsidRPr="00572A64" w:rsidDel="00A14082" w:rsidRDefault="00572A64" w:rsidP="00572A64">
      <w:pPr>
        <w:pStyle w:val="PSDS-CorpodeTexto"/>
        <w:ind w:left="708"/>
        <w:jc w:val="both"/>
        <w:rPr>
          <w:del w:id="195" w:author="Marcus Fernandes" w:date="2021-07-23T21:50:00Z"/>
          <w:rFonts w:ascii="Times New Roman" w:hAnsi="Times New Roman"/>
          <w:color w:val="0070C0"/>
        </w:rPr>
      </w:pPr>
      <w:del w:id="196" w:author="Marcus Fernandes" w:date="2021-07-23T21:50:00Z">
        <w:r w:rsidRPr="00572A64" w:rsidDel="00A14082">
          <w:rPr>
            <w:rFonts w:ascii="Times New Roman" w:hAnsi="Times New Roman"/>
            <w:color w:val="0070C0"/>
          </w:rPr>
          <w:delText>Os requisitos também determinam como o software interage com as pessoas, com o hardware do sistema, com outros sistemas e com outros produtos?</w:delText>
        </w:r>
        <w:r w:rsidR="00A55FBD" w:rsidDel="00A14082">
          <w:rPr>
            <w:rFonts w:ascii="Times New Roman" w:hAnsi="Times New Roman"/>
            <w:color w:val="0070C0"/>
          </w:rPr>
          <w:delText xml:space="preserve"> Noutras palavras, qual é o comportamento esperado para o sistema, isto é, como o usuário e sistema irão interagir para a obtenção de cada funcionalidade?</w:delText>
        </w:r>
      </w:del>
    </w:p>
    <w:p w14:paraId="2BA48582" w14:textId="16A987C7" w:rsidR="00572A64" w:rsidRPr="00572A64" w:rsidDel="00A14082" w:rsidRDefault="00572A64" w:rsidP="00572A64">
      <w:pPr>
        <w:widowControl/>
        <w:autoSpaceDE w:val="0"/>
        <w:autoSpaceDN w:val="0"/>
        <w:adjustRightInd w:val="0"/>
        <w:spacing w:line="240" w:lineRule="auto"/>
        <w:ind w:firstLine="708"/>
        <w:rPr>
          <w:del w:id="197" w:author="Marcus Fernandes" w:date="2021-07-23T21:50:00Z"/>
          <w:color w:val="0070C0"/>
        </w:rPr>
      </w:pPr>
    </w:p>
    <w:p w14:paraId="61A29D72" w14:textId="0B0FA06A" w:rsidR="0049450E" w:rsidRPr="00572A64" w:rsidDel="00A14082" w:rsidRDefault="00AE66AD" w:rsidP="00DF2998">
      <w:pPr>
        <w:pStyle w:val="PSDS-CorpodeTexto"/>
        <w:ind w:left="708"/>
        <w:jc w:val="both"/>
        <w:rPr>
          <w:del w:id="198" w:author="Marcus Fernandes" w:date="2021-07-23T21:50:00Z"/>
          <w:rFonts w:ascii="Times New Roman" w:hAnsi="Times New Roman"/>
          <w:color w:val="0070C0"/>
        </w:rPr>
      </w:pPr>
      <w:del w:id="199" w:author="Marcus Fernandes" w:date="2021-07-23T21:50:00Z">
        <w:r w:rsidRPr="00572A64" w:rsidDel="00A14082">
          <w:rPr>
            <w:rFonts w:ascii="Times New Roman" w:hAnsi="Times New Roman"/>
            <w:color w:val="0070C0"/>
          </w:rPr>
          <w:delText>Os requisitos podem ser do seguintes tipos</w:delText>
        </w:r>
        <w:r w:rsidR="0049450E" w:rsidRPr="00572A64" w:rsidDel="00A14082">
          <w:rPr>
            <w:rFonts w:ascii="Times New Roman" w:hAnsi="Times New Roman"/>
            <w:color w:val="0070C0"/>
          </w:rPr>
          <w:delText>:</w:delText>
        </w:r>
      </w:del>
    </w:p>
    <w:p w14:paraId="367F1AB9" w14:textId="7189AF89" w:rsidR="0049450E" w:rsidRPr="00572A64" w:rsidDel="00A14082" w:rsidRDefault="0049450E" w:rsidP="0049450E">
      <w:pPr>
        <w:pStyle w:val="PSDS-CorpodeTexto"/>
        <w:ind w:left="624"/>
        <w:jc w:val="both"/>
        <w:rPr>
          <w:del w:id="200" w:author="Marcus Fernandes" w:date="2021-07-23T21:50:00Z"/>
          <w:rFonts w:ascii="Times New Roman" w:hAnsi="Times New Roman"/>
          <w:color w:val="0070C0"/>
        </w:rPr>
      </w:pPr>
    </w:p>
    <w:p w14:paraId="4530EBCC" w14:textId="4DABE923" w:rsidR="00F43AC5" w:rsidRPr="00572A64" w:rsidDel="00A14082" w:rsidRDefault="00F43AC5" w:rsidP="00F02D39">
      <w:pPr>
        <w:numPr>
          <w:ilvl w:val="0"/>
          <w:numId w:val="9"/>
        </w:numPr>
        <w:rPr>
          <w:del w:id="201" w:author="Marcus Fernandes" w:date="2021-07-23T21:50:00Z"/>
          <w:color w:val="0070C0"/>
        </w:rPr>
      </w:pPr>
      <w:del w:id="202" w:author="Marcus Fernandes" w:date="2021-07-23T21:50:00Z">
        <w:r w:rsidRPr="00572A64" w:rsidDel="00A14082">
          <w:rPr>
            <w:color w:val="0070C0"/>
          </w:rPr>
          <w:delText>Requisitos de negócio</w:delText>
        </w:r>
      </w:del>
    </w:p>
    <w:p w14:paraId="00D2BA9E" w14:textId="766C0558" w:rsidR="0049450E" w:rsidRPr="00572A64" w:rsidDel="00A14082" w:rsidRDefault="0049450E" w:rsidP="00F02D39">
      <w:pPr>
        <w:numPr>
          <w:ilvl w:val="0"/>
          <w:numId w:val="9"/>
        </w:numPr>
        <w:rPr>
          <w:del w:id="203" w:author="Marcus Fernandes" w:date="2021-07-23T21:50:00Z"/>
          <w:color w:val="0070C0"/>
        </w:rPr>
      </w:pPr>
      <w:del w:id="204" w:author="Marcus Fernandes" w:date="2021-07-23T21:50:00Z">
        <w:r w:rsidRPr="00572A64" w:rsidDel="00A14082">
          <w:rPr>
            <w:color w:val="0070C0"/>
          </w:rPr>
          <w:delText>Requisitos legais e normativos</w:delText>
        </w:r>
      </w:del>
    </w:p>
    <w:p w14:paraId="2F4DFA25" w14:textId="2F898CDF" w:rsidR="0049450E" w:rsidRPr="00E43A63" w:rsidDel="00A14082" w:rsidRDefault="0049450E" w:rsidP="00F02D39">
      <w:pPr>
        <w:numPr>
          <w:ilvl w:val="0"/>
          <w:numId w:val="9"/>
        </w:numPr>
        <w:rPr>
          <w:del w:id="205" w:author="Marcus Fernandes" w:date="2021-07-23T21:50:00Z"/>
          <w:color w:val="0070C0"/>
        </w:rPr>
      </w:pPr>
      <w:del w:id="206" w:author="Marcus Fernandes" w:date="2021-07-23T21:50:00Z">
        <w:r w:rsidRPr="00E43A63" w:rsidDel="00A14082">
          <w:rPr>
            <w:color w:val="0070C0"/>
          </w:rPr>
          <w:delText xml:space="preserve">Atributos de qualidade do sistema: usabilidade, performance, </w:delText>
        </w:r>
        <w:r w:rsidR="00A55FBD" w:rsidDel="00A14082">
          <w:rPr>
            <w:color w:val="0070C0"/>
          </w:rPr>
          <w:delText>disponibilidade</w:delText>
        </w:r>
        <w:r w:rsidRPr="00E43A63" w:rsidDel="00A14082">
          <w:rPr>
            <w:color w:val="0070C0"/>
          </w:rPr>
          <w:delText>, confiabilidade</w:delText>
        </w:r>
        <w:r w:rsidR="00A55FBD" w:rsidDel="00A14082">
          <w:rPr>
            <w:color w:val="0070C0"/>
          </w:rPr>
          <w:delText>, etc</w:delText>
        </w:r>
      </w:del>
    </w:p>
    <w:p w14:paraId="5D822080" w14:textId="2B892737" w:rsidR="007B6C49" w:rsidRPr="00E43A63" w:rsidDel="00A14082" w:rsidRDefault="0049450E" w:rsidP="00F02D39">
      <w:pPr>
        <w:numPr>
          <w:ilvl w:val="0"/>
          <w:numId w:val="9"/>
        </w:numPr>
        <w:rPr>
          <w:del w:id="207" w:author="Marcus Fernandes" w:date="2021-07-23T21:50:00Z"/>
          <w:color w:val="0070C0"/>
        </w:rPr>
      </w:pPr>
      <w:del w:id="208" w:author="Marcus Fernandes" w:date="2021-07-23T21:50:00Z">
        <w:r w:rsidRPr="00E43A63" w:rsidDel="00A14082">
          <w:rPr>
            <w:color w:val="0070C0"/>
          </w:rPr>
          <w:delText>Outros requisitos de ambiente, compatibilidade e restrições do projeto</w:delText>
        </w:r>
      </w:del>
    </w:p>
    <w:p w14:paraId="6425C9A5" w14:textId="47B232C9" w:rsidR="00F43AC5" w:rsidRPr="00E43A63" w:rsidDel="00A14082" w:rsidRDefault="00F43AC5" w:rsidP="00D849DE">
      <w:pPr>
        <w:rPr>
          <w:del w:id="209" w:author="Marcus Fernandes" w:date="2021-07-23T21:50:00Z"/>
          <w:color w:val="0070C0"/>
        </w:rPr>
      </w:pPr>
    </w:p>
    <w:p w14:paraId="18B599C2" w14:textId="5293DDEE" w:rsidR="007B1134" w:rsidRPr="00572A64" w:rsidDel="00A14082" w:rsidRDefault="007B1134" w:rsidP="007B1134">
      <w:pPr>
        <w:pStyle w:val="PSDS-CorpodeTexto"/>
        <w:ind w:left="708"/>
        <w:jc w:val="both"/>
        <w:rPr>
          <w:del w:id="210" w:author="Marcus Fernandes" w:date="2021-07-23T21:50:00Z"/>
          <w:rFonts w:ascii="Times New Roman" w:hAnsi="Times New Roman"/>
          <w:color w:val="0070C0"/>
        </w:rPr>
      </w:pPr>
      <w:del w:id="211" w:author="Marcus Fernandes" w:date="2021-07-23T21:50:00Z">
        <w:r w:rsidRPr="00572A64" w:rsidDel="00A14082">
          <w:rPr>
            <w:rFonts w:ascii="Times New Roman" w:hAnsi="Times New Roman"/>
            <w:color w:val="0070C0"/>
          </w:rPr>
          <w:delText xml:space="preserve">Requisitos de alta qualidade são claros, completos, sem </w:delText>
        </w:r>
        <w:r w:rsidR="00A55FBD" w:rsidRPr="00572A64" w:rsidDel="00A14082">
          <w:rPr>
            <w:rFonts w:ascii="Times New Roman" w:hAnsi="Times New Roman"/>
            <w:color w:val="0070C0"/>
          </w:rPr>
          <w:delText>ambiguidade</w:delText>
        </w:r>
        <w:r w:rsidRPr="00572A64" w:rsidDel="00A14082">
          <w:rPr>
            <w:rFonts w:ascii="Times New Roman" w:hAnsi="Times New Roman"/>
            <w:color w:val="0070C0"/>
          </w:rPr>
          <w:delText xml:space="preserve">, implementáveis, </w:delText>
        </w:r>
        <w:r w:rsidR="00A55FBD" w:rsidRPr="00572A64" w:rsidDel="00A14082">
          <w:rPr>
            <w:rFonts w:ascii="Times New Roman" w:hAnsi="Times New Roman"/>
            <w:color w:val="0070C0"/>
          </w:rPr>
          <w:delText>consistentes</w:delText>
        </w:r>
        <w:r w:rsidR="00A55FBD" w:rsidDel="00A14082">
          <w:rPr>
            <w:rFonts w:ascii="Times New Roman" w:hAnsi="Times New Roman"/>
            <w:color w:val="0070C0"/>
          </w:rPr>
          <w:delText>,</w:delText>
        </w:r>
        <w:r w:rsidR="00A55FBD" w:rsidRPr="00572A64" w:rsidDel="00A14082">
          <w:rPr>
            <w:rFonts w:ascii="Times New Roman" w:hAnsi="Times New Roman"/>
            <w:color w:val="0070C0"/>
          </w:rPr>
          <w:delText xml:space="preserve"> testáveis</w:delText>
        </w:r>
        <w:r w:rsidR="00A55FBD" w:rsidDel="00A14082">
          <w:rPr>
            <w:rFonts w:ascii="Times New Roman" w:hAnsi="Times New Roman"/>
            <w:color w:val="0070C0"/>
          </w:rPr>
          <w:delText xml:space="preserve"> e possui critérios de aceitação objetivamente estabelecidos</w:delText>
        </w:r>
        <w:r w:rsidRPr="00572A64" w:rsidDel="00A14082">
          <w:rPr>
            <w:rFonts w:ascii="Times New Roman" w:hAnsi="Times New Roman"/>
            <w:color w:val="0070C0"/>
          </w:rPr>
          <w:delText>. Os requisitos que não apresentem estas qualidades são problemáticos: eles devem ser revistos e renegociados com os clientes e usuários.</w:delText>
        </w:r>
      </w:del>
    </w:p>
    <w:p w14:paraId="052074CE" w14:textId="1AB1B801" w:rsidR="00A14082" w:rsidRPr="00A14082" w:rsidRDefault="00A14082">
      <w:pPr>
        <w:widowControl/>
        <w:spacing w:line="240" w:lineRule="auto"/>
        <w:ind w:left="708" w:firstLine="12"/>
        <w:jc w:val="both"/>
        <w:rPr>
          <w:ins w:id="212" w:author="Marcus Fernandes" w:date="2021-07-23T21:50:00Z"/>
          <w:sz w:val="24"/>
          <w:szCs w:val="24"/>
          <w:lang w:eastAsia="pt-BR"/>
        </w:rPr>
      </w:pPr>
      <w:ins w:id="213" w:author="Marcus Fernandes" w:date="2021-07-23T21:50:00Z">
        <w:r w:rsidRPr="00A14082">
          <w:rPr>
            <w:color w:val="000000"/>
            <w:lang w:eastAsia="pt-BR"/>
          </w:rPr>
          <w:t xml:space="preserve">Esse documento de Especificação de Requisitos </w:t>
        </w:r>
      </w:ins>
      <w:ins w:id="214" w:author="Marcus Fernandes" w:date="2021-08-19T11:51:00Z">
        <w:r w:rsidR="002F154C">
          <w:rPr>
            <w:color w:val="000000"/>
            <w:lang w:eastAsia="pt-BR"/>
          </w:rPr>
          <w:t>tem como objetivo</w:t>
        </w:r>
      </w:ins>
      <w:ins w:id="215" w:author="Marcus Fernandes" w:date="2021-07-23T21:50:00Z">
        <w:r w:rsidRPr="00A14082">
          <w:rPr>
            <w:color w:val="000000"/>
            <w:lang w:eastAsia="pt-BR"/>
          </w:rPr>
          <w:t xml:space="preserve"> apresentar todas as necessidades do </w:t>
        </w:r>
      </w:ins>
      <w:ins w:id="216" w:author="Marcus Fernandes" w:date="2021-08-17T19:09:00Z">
        <w:r w:rsidR="00D91B91">
          <w:rPr>
            <w:color w:val="000000"/>
            <w:lang w:eastAsia="pt-BR"/>
          </w:rPr>
          <w:t xml:space="preserve">projeto do </w:t>
        </w:r>
      </w:ins>
      <w:ins w:id="217" w:author="Marcus Fernandes" w:date="2021-07-23T21:50:00Z">
        <w:r w:rsidRPr="00A14082">
          <w:rPr>
            <w:color w:val="000000"/>
            <w:lang w:eastAsia="pt-BR"/>
          </w:rPr>
          <w:t xml:space="preserve">cliente. Dessa forma, a equipe recorrerá a esse arquivo para sanar </w:t>
        </w:r>
      </w:ins>
      <w:ins w:id="218" w:author="Marcus Fernandes" w:date="2021-08-19T11:51:00Z">
        <w:r w:rsidR="002F154C">
          <w:rPr>
            <w:color w:val="000000"/>
            <w:lang w:eastAsia="pt-BR"/>
          </w:rPr>
          <w:t>quaisquer</w:t>
        </w:r>
      </w:ins>
      <w:ins w:id="219" w:author="Marcus Fernandes" w:date="2021-07-23T21:50:00Z">
        <w:r w:rsidRPr="00A14082">
          <w:rPr>
            <w:color w:val="000000"/>
            <w:lang w:eastAsia="pt-BR"/>
          </w:rPr>
          <w:t xml:space="preserve"> tipo</w:t>
        </w:r>
      </w:ins>
      <w:ins w:id="220" w:author="Marcus Fernandes" w:date="2021-08-19T11:52:00Z">
        <w:r w:rsidR="002F154C">
          <w:rPr>
            <w:color w:val="000000"/>
            <w:lang w:eastAsia="pt-BR"/>
          </w:rPr>
          <w:t>s</w:t>
        </w:r>
      </w:ins>
      <w:ins w:id="221" w:author="Marcus Fernandes" w:date="2021-07-23T21:50:00Z">
        <w:r w:rsidRPr="00A14082">
          <w:rPr>
            <w:color w:val="000000"/>
            <w:lang w:eastAsia="pt-BR"/>
          </w:rPr>
          <w:t xml:space="preserve"> de dúvida</w:t>
        </w:r>
      </w:ins>
      <w:ins w:id="222" w:author="Marcus Fernandes" w:date="2021-08-19T11:52:00Z">
        <w:r w:rsidR="002F154C">
          <w:rPr>
            <w:color w:val="000000"/>
            <w:lang w:eastAsia="pt-BR"/>
          </w:rPr>
          <w:t>s</w:t>
        </w:r>
      </w:ins>
      <w:ins w:id="223" w:author="Marcus Fernandes" w:date="2021-07-23T21:50:00Z">
        <w:r w:rsidRPr="00A14082">
          <w:rPr>
            <w:color w:val="000000"/>
            <w:lang w:eastAsia="pt-BR"/>
          </w:rPr>
          <w:t xml:space="preserve"> com relação ao desenvolvimento do sistema</w:t>
        </w:r>
      </w:ins>
      <w:ins w:id="224" w:author="Marcus Fernandes" w:date="2021-08-19T11:51:00Z">
        <w:r w:rsidR="002F154C">
          <w:rPr>
            <w:color w:val="000000"/>
            <w:lang w:eastAsia="pt-BR"/>
          </w:rPr>
          <w:t>,</w:t>
        </w:r>
      </w:ins>
      <w:ins w:id="225" w:author="Marcus Fernandes" w:date="2021-07-23T21:50:00Z">
        <w:r w:rsidRPr="00A14082">
          <w:rPr>
            <w:color w:val="000000"/>
            <w:lang w:eastAsia="pt-BR"/>
          </w:rPr>
          <w:t xml:space="preserve"> seguindo </w:t>
        </w:r>
      </w:ins>
      <w:ins w:id="226" w:author="Marcus Fernandes" w:date="2021-08-19T11:53:00Z">
        <w:r w:rsidR="006A1B3A">
          <w:rPr>
            <w:color w:val="000000"/>
            <w:lang w:eastAsia="pt-BR"/>
          </w:rPr>
          <w:t>à</w:t>
        </w:r>
      </w:ins>
      <w:ins w:id="227" w:author="Marcus Fernandes" w:date="2021-07-23T21:50:00Z">
        <w:r w:rsidRPr="00A14082">
          <w:rPr>
            <w:color w:val="000000"/>
            <w:lang w:eastAsia="pt-BR"/>
          </w:rPr>
          <w:t xml:space="preserve"> aprovação do contratante, </w:t>
        </w:r>
      </w:ins>
      <w:ins w:id="228" w:author="Marcus Fernandes" w:date="2021-08-19T11:54:00Z">
        <w:r w:rsidR="006A1B3A">
          <w:rPr>
            <w:color w:val="000000"/>
            <w:lang w:eastAsia="pt-BR"/>
          </w:rPr>
          <w:t>visto</w:t>
        </w:r>
      </w:ins>
      <w:ins w:id="229" w:author="Marcus Fernandes" w:date="2021-07-23T21:50:00Z">
        <w:r w:rsidRPr="00A14082">
          <w:rPr>
            <w:color w:val="000000"/>
            <w:lang w:eastAsia="pt-BR"/>
          </w:rPr>
          <w:t xml:space="preserve"> que o documento contém todos os requisitos importantes do software.</w:t>
        </w:r>
      </w:ins>
    </w:p>
    <w:p w14:paraId="09D860A7" w14:textId="77777777" w:rsidR="007B1134" w:rsidRPr="007B1134" w:rsidRDefault="007B1134" w:rsidP="007B1134">
      <w:pPr>
        <w:pStyle w:val="PSDS-CorpodeTexto"/>
        <w:ind w:left="708"/>
        <w:jc w:val="both"/>
        <w:rPr>
          <w:rFonts w:ascii="Times New Roman" w:hAnsi="Times New Roman"/>
        </w:rPr>
      </w:pPr>
    </w:p>
    <w:p w14:paraId="4D008A7C" w14:textId="77777777" w:rsidR="003D0DD5" w:rsidRDefault="003D0DD5" w:rsidP="003D0DD5">
      <w:pPr>
        <w:pStyle w:val="Ttulo1"/>
        <w:widowControl/>
      </w:pPr>
      <w:bookmarkStart w:id="230" w:name="_Toc21111853"/>
      <w:bookmarkStart w:id="231" w:name="_Toc220204194"/>
      <w:bookmarkStart w:id="232" w:name="_Toc240266491"/>
      <w:r>
        <w:t>Descrição do Produto</w:t>
      </w:r>
      <w:bookmarkEnd w:id="230"/>
    </w:p>
    <w:p w14:paraId="28CD8A25" w14:textId="77777777" w:rsidR="003D0DD5" w:rsidRPr="00377447" w:rsidRDefault="003D0DD5" w:rsidP="00377447">
      <w:pPr>
        <w:pStyle w:val="Ttulo2"/>
        <w:tabs>
          <w:tab w:val="num" w:pos="1134"/>
        </w:tabs>
      </w:pPr>
      <w:bookmarkStart w:id="233" w:name="_Toc21111854"/>
      <w:bookmarkEnd w:id="231"/>
      <w:r w:rsidRPr="003D0DD5">
        <w:t>Escopo do Produto</w:t>
      </w:r>
      <w:bookmarkEnd w:id="233"/>
    </w:p>
    <w:p w14:paraId="703971C6" w14:textId="18F5C69E" w:rsidR="00397CFD" w:rsidRDefault="00397CFD" w:rsidP="003D0DD5">
      <w:pPr>
        <w:pStyle w:val="Ttulo3"/>
      </w:pPr>
      <w:bookmarkStart w:id="234" w:name="_Toc21111855"/>
      <w:r>
        <w:t>Contexto organizacional no qual o produto se insere</w:t>
      </w:r>
      <w:bookmarkEnd w:id="234"/>
      <w:ins w:id="235" w:author="Marcus Fernandes" w:date="2021-08-17T20:36:00Z">
        <w:r w:rsidR="00FB736E">
          <w:br/>
        </w:r>
      </w:ins>
    </w:p>
    <w:p w14:paraId="66CEABF1" w14:textId="66A1D871" w:rsidR="00397CFD" w:rsidRPr="00903A76" w:rsidDel="00C6627E" w:rsidRDefault="00A14082" w:rsidP="00D91B91">
      <w:pPr>
        <w:jc w:val="both"/>
        <w:rPr>
          <w:del w:id="236" w:author="Marcus Fernandes" w:date="2021-07-23T21:50:00Z"/>
          <w:color w:val="000000"/>
        </w:rPr>
      </w:pPr>
      <w:ins w:id="237" w:author="Marcus Fernandes" w:date="2021-07-23T21:50:00Z">
        <w:r>
          <w:rPr>
            <w:color w:val="000000"/>
          </w:rPr>
          <w:tab/>
        </w:r>
        <w:r w:rsidRPr="00903A76">
          <w:rPr>
            <w:color w:val="000000"/>
          </w:rPr>
          <w:t>Atualmente, o gerenciamento de transações e controle de estoque da rede de cosméticos “Cuide-se” é realizada manualmente através de cadernos e softwares de edição de planilhas eletrônicas.</w:t>
        </w:r>
        <w:r w:rsidRPr="00903A76">
          <w:rPr>
            <w:color w:val="000000"/>
          </w:rPr>
          <w:tab/>
        </w:r>
      </w:ins>
      <w:del w:id="238" w:author="Marcus Fernandes" w:date="2021-07-23T21:50:00Z">
        <w:r w:rsidR="00397CFD" w:rsidRPr="00903A76" w:rsidDel="00A14082">
          <w:delText>Descreva aqui, de forma clara e objetiva, o contexto organizacional (do cliente) no qual o sistema a ser desenvolvido irá se inserir.</w:delText>
        </w:r>
      </w:del>
    </w:p>
    <w:p w14:paraId="356340D7" w14:textId="77777777" w:rsidR="00C6627E" w:rsidRPr="00903A76" w:rsidRDefault="00C6627E">
      <w:pPr>
        <w:pStyle w:val="PSDS-CorpodeTexto"/>
        <w:ind w:left="708"/>
        <w:jc w:val="both"/>
        <w:rPr>
          <w:ins w:id="239" w:author="Marcus Fernandes" w:date="2021-08-17T19:37:00Z"/>
          <w:rFonts w:ascii="Times New Roman" w:hAnsi="Times New Roman"/>
        </w:rPr>
      </w:pPr>
    </w:p>
    <w:p w14:paraId="21A735DD" w14:textId="2C108B21" w:rsidR="00397CFD" w:rsidRPr="00397CFD" w:rsidDel="00A14082" w:rsidRDefault="00397CFD">
      <w:pPr>
        <w:ind w:left="708"/>
        <w:jc w:val="both"/>
        <w:rPr>
          <w:del w:id="240" w:author="Marcus Fernandes" w:date="2021-07-23T21:50:00Z"/>
        </w:rPr>
        <w:pPrChange w:id="241" w:author="Marcus Fernandes" w:date="2021-08-17T19:12:00Z">
          <w:pPr>
            <w:ind w:left="708"/>
          </w:pPr>
        </w:pPrChange>
      </w:pPr>
    </w:p>
    <w:p w14:paraId="26CA15AF" w14:textId="7B1621AD" w:rsidR="00397CFD" w:rsidRPr="00572A64" w:rsidDel="00A14082" w:rsidRDefault="00397CFD">
      <w:pPr>
        <w:pStyle w:val="PSDS-CorpodeTexto"/>
        <w:ind w:left="708"/>
        <w:jc w:val="both"/>
        <w:rPr>
          <w:del w:id="242" w:author="Marcus Fernandes" w:date="2021-07-23T21:50:00Z"/>
          <w:rFonts w:ascii="Times New Roman" w:hAnsi="Times New Roman"/>
          <w:color w:val="0070C0"/>
        </w:rPr>
      </w:pPr>
      <w:del w:id="243" w:author="Marcus Fernandes" w:date="2021-07-23T21:50:00Z">
        <w:r w:rsidDel="00A14082">
          <w:rPr>
            <w:rFonts w:ascii="Times New Roman" w:hAnsi="Times New Roman"/>
            <w:color w:val="0070C0"/>
          </w:rPr>
          <w:delText>Por exemplo: Atualmente, todo o levantamento de dados cartográficos realizados pela divisão de cartografia da empresa CartoTec é realizada manualmente por meio da transcrição da caderneta de campo para planilhas eletrônicas e da transcrição croquis de mapas em papel quadriculado para Sistemas de Informação Geográfica.</w:delText>
        </w:r>
      </w:del>
    </w:p>
    <w:p w14:paraId="31AEAF78" w14:textId="77777777" w:rsidR="00397CFD" w:rsidRPr="00397CFD" w:rsidRDefault="00397CFD">
      <w:pPr>
        <w:jc w:val="both"/>
        <w:pPrChange w:id="244" w:author="Marcus Fernandes" w:date="2021-08-17T19:12:00Z">
          <w:pPr/>
        </w:pPrChange>
      </w:pPr>
    </w:p>
    <w:p w14:paraId="158E60B8" w14:textId="77777777" w:rsidR="00582089" w:rsidRDefault="00582089" w:rsidP="003D0DD5">
      <w:pPr>
        <w:pStyle w:val="Ttulo3"/>
      </w:pPr>
      <w:bookmarkStart w:id="245" w:name="_Toc21111856"/>
      <w:r>
        <w:t>O que é o produto</w:t>
      </w:r>
      <w:bookmarkEnd w:id="245"/>
    </w:p>
    <w:p w14:paraId="12212952" w14:textId="3FE07FD1" w:rsidR="00582089" w:rsidDel="00A14082" w:rsidRDefault="00D91B91">
      <w:pPr>
        <w:pStyle w:val="NormalWeb"/>
        <w:spacing w:before="240" w:beforeAutospacing="0" w:after="240" w:afterAutospacing="0"/>
        <w:ind w:left="720"/>
        <w:jc w:val="both"/>
        <w:rPr>
          <w:del w:id="246" w:author="Marcus Fernandes" w:date="2021-07-23T21:51:00Z"/>
        </w:rPr>
        <w:pPrChange w:id="247" w:author="Marcus Fernandes" w:date="2021-08-17T19:12:00Z">
          <w:pPr>
            <w:ind w:left="720"/>
          </w:pPr>
        </w:pPrChange>
      </w:pPr>
      <w:ins w:id="248" w:author="Marcus Fernandes" w:date="2021-08-17T19:10:00Z">
        <w:r>
          <w:rPr>
            <w:color w:val="000000"/>
            <w:sz w:val="20"/>
            <w:szCs w:val="20"/>
          </w:rPr>
          <w:tab/>
        </w:r>
      </w:ins>
      <w:ins w:id="249" w:author="Marcus Fernandes" w:date="2021-07-23T21:51:00Z">
        <w:r w:rsidR="00A14082">
          <w:rPr>
            <w:color w:val="000000"/>
            <w:sz w:val="20"/>
            <w:szCs w:val="20"/>
          </w:rPr>
          <w:t xml:space="preserve">É </w:t>
        </w:r>
      </w:ins>
      <w:ins w:id="250" w:author="Marcus Fernandes" w:date="2021-08-17T19:10:00Z">
        <w:r w:rsidRPr="00F60382">
          <w:rPr>
            <w:color w:val="000000"/>
            <w:sz w:val="20"/>
            <w:szCs w:val="20"/>
            <w:rPrChange w:id="251" w:author="Marcus Fernandes" w:date="2021-08-19T15:50:00Z">
              <w:rPr>
                <w:color w:val="000000"/>
              </w:rPr>
            </w:rPrChange>
          </w:rPr>
          <w:t xml:space="preserve">um programa desktop </w:t>
        </w:r>
      </w:ins>
      <w:ins w:id="252" w:author="Marcus Fernandes" w:date="2021-07-23T21:51:00Z">
        <w:r w:rsidR="00A14082">
          <w:rPr>
            <w:color w:val="000000"/>
            <w:sz w:val="20"/>
            <w:szCs w:val="20"/>
          </w:rPr>
          <w:t xml:space="preserve">de alta disponibilidade para o gerenciamento de transações e controle de estoque, </w:t>
        </w:r>
      </w:ins>
      <w:ins w:id="253" w:author="Marcus Fernandes" w:date="2021-08-17T19:10:00Z">
        <w:r>
          <w:rPr>
            <w:color w:val="000000"/>
            <w:sz w:val="20"/>
            <w:szCs w:val="20"/>
          </w:rPr>
          <w:tab/>
        </w:r>
      </w:ins>
      <w:ins w:id="254" w:author="Marcus Fernandes" w:date="2021-07-23T21:51:00Z">
        <w:r w:rsidR="00A14082">
          <w:rPr>
            <w:color w:val="000000"/>
            <w:sz w:val="20"/>
            <w:szCs w:val="20"/>
          </w:rPr>
          <w:t xml:space="preserve">voltado para o </w:t>
        </w:r>
      </w:ins>
      <w:ins w:id="255" w:author="Marcus Fernandes" w:date="2021-08-17T20:50:00Z">
        <w:r w:rsidR="006D6CF6">
          <w:rPr>
            <w:color w:val="000000"/>
            <w:sz w:val="20"/>
            <w:szCs w:val="20"/>
          </w:rPr>
          <w:t>contexto d</w:t>
        </w:r>
      </w:ins>
      <w:ins w:id="256" w:author="Marcus Fernandes" w:date="2021-08-17T20:51:00Z">
        <w:r w:rsidR="006D6CF6">
          <w:rPr>
            <w:color w:val="000000"/>
            <w:sz w:val="20"/>
            <w:szCs w:val="20"/>
          </w:rPr>
          <w:t>o</w:t>
        </w:r>
      </w:ins>
      <w:ins w:id="257" w:author="Marcus Fernandes" w:date="2021-08-17T20:50:00Z">
        <w:r w:rsidR="006D6CF6">
          <w:rPr>
            <w:color w:val="000000"/>
            <w:sz w:val="20"/>
            <w:szCs w:val="20"/>
          </w:rPr>
          <w:t xml:space="preserve"> </w:t>
        </w:r>
      </w:ins>
      <w:ins w:id="258" w:author="Marcus Fernandes" w:date="2021-07-23T21:51:00Z">
        <w:r w:rsidR="00A14082">
          <w:rPr>
            <w:color w:val="000000"/>
            <w:sz w:val="20"/>
            <w:szCs w:val="20"/>
          </w:rPr>
          <w:t xml:space="preserve">comércio </w:t>
        </w:r>
      </w:ins>
      <w:ins w:id="259" w:author="Marcus Fernandes" w:date="2021-08-17T20:51:00Z">
        <w:r w:rsidR="006D6CF6">
          <w:rPr>
            <w:color w:val="000000"/>
            <w:sz w:val="20"/>
            <w:szCs w:val="20"/>
          </w:rPr>
          <w:t xml:space="preserve">físico </w:t>
        </w:r>
      </w:ins>
      <w:ins w:id="260" w:author="Marcus Fernandes" w:date="2021-07-23T21:51:00Z">
        <w:r w:rsidR="00A14082">
          <w:rPr>
            <w:color w:val="000000"/>
            <w:sz w:val="20"/>
            <w:szCs w:val="20"/>
          </w:rPr>
          <w:t xml:space="preserve">de produtos cosméticos, </w:t>
        </w:r>
      </w:ins>
      <w:ins w:id="261" w:author="Marcus Fernandes" w:date="2021-08-17T20:50:00Z">
        <w:r w:rsidR="006D6CF6">
          <w:rPr>
            <w:color w:val="000000"/>
            <w:sz w:val="20"/>
            <w:szCs w:val="20"/>
          </w:rPr>
          <w:t>onde os vendedores</w:t>
        </w:r>
      </w:ins>
      <w:ins w:id="262" w:author="Marcus Fernandes" w:date="2021-08-17T20:51:00Z">
        <w:r w:rsidR="006D6CF6">
          <w:rPr>
            <w:color w:val="000000"/>
            <w:sz w:val="20"/>
            <w:szCs w:val="20"/>
          </w:rPr>
          <w:t xml:space="preserve"> atendem os client</w:t>
        </w:r>
      </w:ins>
      <w:ins w:id="263" w:author="Marcus Fernandes" w:date="2021-08-17T20:52:00Z">
        <w:r w:rsidR="006D6CF6">
          <w:rPr>
            <w:color w:val="000000"/>
            <w:sz w:val="20"/>
            <w:szCs w:val="20"/>
          </w:rPr>
          <w:t xml:space="preserve">es </w:t>
        </w:r>
      </w:ins>
      <w:ins w:id="264" w:author="Marcus Fernandes" w:date="2021-08-17T20:53:00Z">
        <w:r w:rsidR="006D6CF6">
          <w:rPr>
            <w:color w:val="000000"/>
            <w:sz w:val="20"/>
            <w:szCs w:val="20"/>
          </w:rPr>
          <w:tab/>
        </w:r>
      </w:ins>
      <w:ins w:id="265" w:author="Marcus Fernandes" w:date="2021-08-17T20:52:00Z">
        <w:r w:rsidR="006D6CF6">
          <w:rPr>
            <w:color w:val="000000"/>
            <w:sz w:val="20"/>
            <w:szCs w:val="20"/>
          </w:rPr>
          <w:t>e os direcionam para o gerente de caixa registrar todos os tipos de transações</w:t>
        </w:r>
      </w:ins>
      <w:ins w:id="266" w:author="Marcus Fernandes" w:date="2021-08-17T20:55:00Z">
        <w:r w:rsidR="006D6CF6">
          <w:rPr>
            <w:color w:val="000000"/>
            <w:sz w:val="20"/>
            <w:szCs w:val="20"/>
          </w:rPr>
          <w:t xml:space="preserve">/vendas e </w:t>
        </w:r>
      </w:ins>
      <w:ins w:id="267" w:author="Marcus Fernandes" w:date="2021-08-17T20:56:00Z">
        <w:r w:rsidR="006D6CF6">
          <w:rPr>
            <w:color w:val="000000"/>
            <w:sz w:val="20"/>
            <w:szCs w:val="20"/>
          </w:rPr>
          <w:t xml:space="preserve">seus respectivos </w:t>
        </w:r>
        <w:r w:rsidR="006D6CF6">
          <w:rPr>
            <w:color w:val="000000"/>
            <w:sz w:val="20"/>
            <w:szCs w:val="20"/>
          </w:rPr>
          <w:tab/>
          <w:t>responsáveis</w:t>
        </w:r>
      </w:ins>
      <w:ins w:id="268" w:author="Marcus Fernandes" w:date="2021-08-17T20:52:00Z">
        <w:r w:rsidR="006D6CF6">
          <w:rPr>
            <w:color w:val="000000"/>
            <w:sz w:val="20"/>
            <w:szCs w:val="20"/>
          </w:rPr>
          <w:t>.</w:t>
        </w:r>
      </w:ins>
      <w:ins w:id="269" w:author="Marcus Fernandes" w:date="2021-08-17T20:55:00Z">
        <w:r w:rsidR="006D6CF6" w:rsidRPr="00582089" w:rsidDel="00A14082">
          <w:t xml:space="preserve"> </w:t>
        </w:r>
      </w:ins>
      <w:del w:id="270" w:author="Marcus Fernandes" w:date="2021-07-23T21:51:00Z">
        <w:r w:rsidR="00582089" w:rsidRPr="00582089" w:rsidDel="00A14082">
          <w:delText>Descreva aqui</w:delText>
        </w:r>
        <w:r w:rsidR="00582089" w:rsidDel="00A14082">
          <w:delText xml:space="preserve"> a natureza do produto a ser desenvolvido</w:delText>
        </w:r>
        <w:r w:rsidR="00582089" w:rsidRPr="00582089" w:rsidDel="00A14082">
          <w:delText xml:space="preserve">, de forma </w:delText>
        </w:r>
        <w:r w:rsidR="00582089" w:rsidDel="00A14082">
          <w:delText>mais distante possível das tecnologias que poderiam ser utilizadas para desenvolvê-lo. Responda</w:delText>
        </w:r>
        <w:r w:rsidR="00582089" w:rsidRPr="00582089" w:rsidDel="00A14082">
          <w:delText xml:space="preserve"> </w:delText>
        </w:r>
        <w:r w:rsidR="00582089" w:rsidDel="00A14082">
          <w:delText>o que é o produto encomendado pelo cliente e que resultados são esperados que ele produza.</w:delText>
        </w:r>
      </w:del>
    </w:p>
    <w:p w14:paraId="1D3AE44A" w14:textId="54B6BFA2" w:rsidR="00582089" w:rsidDel="00A14082" w:rsidRDefault="00582089">
      <w:pPr>
        <w:pStyle w:val="NormalWeb"/>
        <w:jc w:val="both"/>
        <w:rPr>
          <w:del w:id="271" w:author="Marcus Fernandes" w:date="2021-07-23T21:51:00Z"/>
        </w:rPr>
        <w:pPrChange w:id="272" w:author="Marcus Fernandes" w:date="2021-08-17T19:12:00Z">
          <w:pPr>
            <w:ind w:left="720"/>
          </w:pPr>
        </w:pPrChange>
      </w:pPr>
    </w:p>
    <w:p w14:paraId="7754B8E1" w14:textId="4BE7A016" w:rsidR="00582089" w:rsidRPr="00582089" w:rsidDel="00A14082" w:rsidRDefault="00582089">
      <w:pPr>
        <w:pStyle w:val="NormalWeb"/>
        <w:jc w:val="both"/>
        <w:rPr>
          <w:del w:id="273" w:author="Marcus Fernandes" w:date="2021-07-23T21:51:00Z"/>
          <w:color w:val="0070C0"/>
        </w:rPr>
        <w:pPrChange w:id="274" w:author="Marcus Fernandes" w:date="2021-08-17T19:12:00Z">
          <w:pPr>
            <w:ind w:left="720"/>
          </w:pPr>
        </w:pPrChange>
      </w:pPr>
      <w:del w:id="275" w:author="Marcus Fernandes" w:date="2021-07-23T21:51:00Z">
        <w:r w:rsidRPr="00582089" w:rsidDel="00A14082">
          <w:rPr>
            <w:color w:val="0070C0"/>
          </w:rPr>
          <w:delText xml:space="preserve">Por exemplo: É um sistema de computação de alta disponibilidade para automatizar etapas do levantamento </w:delText>
        </w:r>
        <w:r w:rsidDel="00A14082">
          <w:rPr>
            <w:color w:val="0070C0"/>
          </w:rPr>
          <w:delText>de dados car</w:delText>
        </w:r>
        <w:r w:rsidRPr="00582089" w:rsidDel="00A14082">
          <w:rPr>
            <w:color w:val="0070C0"/>
          </w:rPr>
          <w:delText>topografico</w:delText>
        </w:r>
        <w:r w:rsidDel="00A14082">
          <w:rPr>
            <w:color w:val="0070C0"/>
          </w:rPr>
          <w:delText>s</w:delText>
        </w:r>
        <w:r w:rsidRPr="00582089" w:rsidDel="00A14082">
          <w:rPr>
            <w:color w:val="0070C0"/>
          </w:rPr>
          <w:delText xml:space="preserve"> (coleta e interpretação de dados),  que acontece em c</w:delText>
        </w:r>
        <w:r w:rsidDel="00A14082">
          <w:rPr>
            <w:color w:val="0070C0"/>
          </w:rPr>
          <w:delText>ampo durante as visitas às regiões geográficas so estudo (municípios, parques ecológicos, fazendas, etc)</w:delText>
        </w:r>
        <w:r w:rsidRPr="00582089" w:rsidDel="00A14082">
          <w:rPr>
            <w:color w:val="0070C0"/>
          </w:rPr>
          <w:delText xml:space="preserve">, e automatizar etapas da produção dos relatórios e mapas digitais exigidos </w:delText>
        </w:r>
        <w:r w:rsidDel="00A14082">
          <w:rPr>
            <w:color w:val="0070C0"/>
          </w:rPr>
          <w:delText>por orgãos de licenciamento ambiental</w:delText>
        </w:r>
        <w:r w:rsidRPr="00582089" w:rsidDel="00A14082">
          <w:rPr>
            <w:color w:val="0070C0"/>
          </w:rPr>
          <w:delText xml:space="preserve">, que acontecem nos escritórios das empresas </w:delText>
        </w:r>
        <w:r w:rsidDel="00A14082">
          <w:rPr>
            <w:color w:val="0070C0"/>
          </w:rPr>
          <w:delText>de Engenharia Ambiental</w:delText>
        </w:r>
        <w:r w:rsidRPr="00582089" w:rsidDel="00A14082">
          <w:rPr>
            <w:color w:val="0070C0"/>
          </w:rPr>
          <w:delText>.</w:delText>
        </w:r>
      </w:del>
    </w:p>
    <w:p w14:paraId="08459351" w14:textId="0FF54C47" w:rsidR="00582089" w:rsidDel="00A14082" w:rsidRDefault="00582089">
      <w:pPr>
        <w:pStyle w:val="NormalWeb"/>
        <w:jc w:val="both"/>
        <w:rPr>
          <w:del w:id="276" w:author="Marcus Fernandes" w:date="2021-07-23T21:51:00Z"/>
          <w:color w:val="0070C0"/>
        </w:rPr>
        <w:pPrChange w:id="277" w:author="Marcus Fernandes" w:date="2021-08-17T19:12:00Z">
          <w:pPr>
            <w:ind w:left="720"/>
          </w:pPr>
        </w:pPrChange>
      </w:pPr>
    </w:p>
    <w:p w14:paraId="70313C66" w14:textId="2B7999FF" w:rsidR="00582089" w:rsidDel="00A14082" w:rsidRDefault="00582089">
      <w:pPr>
        <w:pStyle w:val="NormalWeb"/>
        <w:jc w:val="both"/>
        <w:rPr>
          <w:del w:id="278" w:author="Marcus Fernandes" w:date="2021-07-23T21:51:00Z"/>
          <w:color w:val="0070C0"/>
        </w:rPr>
        <w:pPrChange w:id="279" w:author="Marcus Fernandes" w:date="2021-08-17T19:12:00Z">
          <w:pPr>
            <w:ind w:left="720"/>
            <w:jc w:val="both"/>
          </w:pPr>
        </w:pPrChange>
      </w:pPr>
      <w:del w:id="280" w:author="Marcus Fernandes" w:date="2021-07-23T21:51:00Z">
        <w:r w:rsidDel="00A14082">
          <w:rPr>
            <w:color w:val="0070C0"/>
          </w:rPr>
          <w:delText xml:space="preserve">É esperado que este sistema de computação produza, de forma semi-automatizada, os </w:delText>
        </w:r>
        <w:r w:rsidRPr="00582089" w:rsidDel="00A14082">
          <w:rPr>
            <w:color w:val="0070C0"/>
          </w:rPr>
          <w:delText>relatórios</w:delText>
        </w:r>
        <w:r w:rsidR="008A5D63" w:rsidDel="00A14082">
          <w:rPr>
            <w:color w:val="0070C0"/>
          </w:rPr>
          <w:delText xml:space="preserve"> e mapas digitais exigidos pelo </w:delText>
        </w:r>
        <w:r w:rsidDel="00A14082">
          <w:rPr>
            <w:color w:val="0070C0"/>
          </w:rPr>
          <w:delText>Orgão de Licenciamento XYZ</w:delText>
        </w:r>
        <w:r w:rsidRPr="00582089" w:rsidDel="00A14082">
          <w:rPr>
            <w:color w:val="0070C0"/>
          </w:rPr>
          <w:delText xml:space="preserve"> </w:delText>
        </w:r>
        <w:r w:rsidR="008A5D63" w:rsidDel="00A14082">
          <w:rPr>
            <w:color w:val="0070C0"/>
          </w:rPr>
          <w:delText>, especificamente</w:delText>
        </w:r>
        <w:r w:rsidRPr="00582089" w:rsidDel="00A14082">
          <w:rPr>
            <w:color w:val="0070C0"/>
          </w:rPr>
          <w:delText>:</w:delText>
        </w:r>
      </w:del>
    </w:p>
    <w:p w14:paraId="2BE71B2E" w14:textId="73159690" w:rsidR="008A5D63" w:rsidRPr="00582089" w:rsidDel="00A14082" w:rsidRDefault="008A5D63">
      <w:pPr>
        <w:pStyle w:val="NormalWeb"/>
        <w:jc w:val="both"/>
        <w:rPr>
          <w:del w:id="281" w:author="Marcus Fernandes" w:date="2021-07-23T21:51:00Z"/>
          <w:color w:val="0070C0"/>
        </w:rPr>
        <w:pPrChange w:id="282" w:author="Marcus Fernandes" w:date="2021-08-17T19:12:00Z">
          <w:pPr>
            <w:ind w:left="720"/>
            <w:jc w:val="both"/>
          </w:pPr>
        </w:pPrChange>
      </w:pPr>
    </w:p>
    <w:p w14:paraId="5C0A6C95" w14:textId="0A1F4E82" w:rsidR="00582089" w:rsidRPr="00582089" w:rsidDel="00A14082" w:rsidRDefault="00582089">
      <w:pPr>
        <w:pStyle w:val="NormalWeb"/>
        <w:jc w:val="both"/>
        <w:rPr>
          <w:del w:id="283" w:author="Marcus Fernandes" w:date="2021-07-23T21:51:00Z"/>
          <w:color w:val="0070C0"/>
        </w:rPr>
        <w:pPrChange w:id="284" w:author="Marcus Fernandes" w:date="2021-08-17T19:12:00Z">
          <w:pPr>
            <w:pStyle w:val="PargrafodaLista"/>
            <w:numPr>
              <w:numId w:val="18"/>
            </w:numPr>
            <w:ind w:left="1080" w:hanging="360"/>
            <w:jc w:val="both"/>
          </w:pPr>
        </w:pPrChange>
      </w:pPr>
      <w:del w:id="285" w:author="Marcus Fernandes" w:date="2021-07-23T21:51:00Z">
        <w:r w:rsidRPr="00582089" w:rsidDel="00A14082">
          <w:rPr>
            <w:color w:val="0070C0"/>
          </w:rPr>
          <w:delText>Tabela em formato DOC do sistema Microsoft Word (.doc ou .docx) contendo:</w:delText>
        </w:r>
      </w:del>
    </w:p>
    <w:p w14:paraId="16F464CD" w14:textId="7528B573" w:rsidR="00582089" w:rsidRPr="00582089" w:rsidDel="00A14082" w:rsidRDefault="00582089">
      <w:pPr>
        <w:pStyle w:val="NormalWeb"/>
        <w:jc w:val="both"/>
        <w:rPr>
          <w:del w:id="286" w:author="Marcus Fernandes" w:date="2021-07-23T21:51:00Z"/>
          <w:rFonts w:ascii="ArialMT" w:hAnsi="ArialMT"/>
          <w:color w:val="0070C0"/>
          <w:sz w:val="22"/>
          <w:szCs w:val="22"/>
          <w:lang w:eastAsia="pt-BR"/>
        </w:rPr>
        <w:pPrChange w:id="287" w:author="Marcus Fernandes" w:date="2021-08-17T19:12:00Z">
          <w:pPr>
            <w:pStyle w:val="PargrafodaLista"/>
            <w:widowControl/>
            <w:numPr>
              <w:numId w:val="17"/>
            </w:numPr>
            <w:spacing w:line="240" w:lineRule="auto"/>
            <w:ind w:left="1080" w:hanging="360"/>
          </w:pPr>
        </w:pPrChange>
      </w:pPr>
      <w:del w:id="288" w:author="Marcus Fernandes" w:date="2021-07-23T21:51:00Z">
        <w:r w:rsidRPr="00582089" w:rsidDel="00A14082">
          <w:rPr>
            <w:rFonts w:ascii="ArialMT" w:hAnsi="ArialMT"/>
            <w:color w:val="0070C0"/>
            <w:sz w:val="22"/>
            <w:szCs w:val="22"/>
            <w:lang w:eastAsia="pt-BR"/>
          </w:rPr>
          <w:delText>Denominação da</w:delText>
        </w:r>
        <w:r w:rsidR="008A5D63" w:rsidDel="00A14082">
          <w:rPr>
            <w:rFonts w:ascii="ArialMT" w:hAnsi="ArialMT"/>
            <w:color w:val="0070C0"/>
            <w:sz w:val="22"/>
            <w:szCs w:val="22"/>
            <w:lang w:eastAsia="pt-BR"/>
          </w:rPr>
          <w:delText>s</w:delText>
        </w:r>
        <w:r w:rsidRPr="00582089" w:rsidDel="00A14082">
          <w:rPr>
            <w:rFonts w:ascii="ArialMT" w:hAnsi="ArialMT"/>
            <w:color w:val="0070C0"/>
            <w:sz w:val="22"/>
            <w:szCs w:val="22"/>
            <w:lang w:eastAsia="pt-BR"/>
          </w:rPr>
          <w:delText xml:space="preserve"> feiç</w:delText>
        </w:r>
        <w:r w:rsidR="008A5D63" w:rsidDel="00A14082">
          <w:rPr>
            <w:rFonts w:ascii="ArialMT" w:hAnsi="ArialMT"/>
            <w:color w:val="0070C0"/>
            <w:sz w:val="22"/>
            <w:szCs w:val="22"/>
            <w:lang w:eastAsia="pt-BR"/>
          </w:rPr>
          <w:delText>ões cartográficas identificadas em campo</w:delText>
        </w:r>
        <w:r w:rsidRPr="00582089" w:rsidDel="00A14082">
          <w:rPr>
            <w:rFonts w:ascii="ArialMT" w:hAnsi="ArialMT"/>
            <w:color w:val="0070C0"/>
            <w:sz w:val="22"/>
            <w:szCs w:val="22"/>
            <w:lang w:eastAsia="pt-BR"/>
          </w:rPr>
          <w:delText>;</w:delText>
        </w:r>
      </w:del>
    </w:p>
    <w:p w14:paraId="38CBC9B1" w14:textId="07A0D9B2" w:rsidR="00582089" w:rsidRPr="00582089" w:rsidDel="00A14082" w:rsidRDefault="00582089">
      <w:pPr>
        <w:pStyle w:val="NormalWeb"/>
        <w:jc w:val="both"/>
        <w:rPr>
          <w:del w:id="289" w:author="Marcus Fernandes" w:date="2021-07-23T21:51:00Z"/>
          <w:rFonts w:ascii="ArialMT" w:hAnsi="ArialMT"/>
          <w:color w:val="0070C0"/>
          <w:sz w:val="22"/>
          <w:szCs w:val="22"/>
          <w:lang w:eastAsia="pt-BR"/>
        </w:rPr>
        <w:pPrChange w:id="290" w:author="Marcus Fernandes" w:date="2021-08-17T19:12:00Z">
          <w:pPr>
            <w:pStyle w:val="PargrafodaLista"/>
            <w:widowControl/>
            <w:numPr>
              <w:numId w:val="17"/>
            </w:numPr>
            <w:spacing w:line="240" w:lineRule="auto"/>
            <w:ind w:left="1080" w:hanging="360"/>
          </w:pPr>
        </w:pPrChange>
      </w:pPr>
      <w:del w:id="291" w:author="Marcus Fernandes" w:date="2021-07-23T21:51:00Z">
        <w:r w:rsidRPr="00582089" w:rsidDel="00A14082">
          <w:rPr>
            <w:rFonts w:ascii="ArialMT" w:hAnsi="ArialMT"/>
            <w:color w:val="0070C0"/>
            <w:sz w:val="22"/>
            <w:szCs w:val="22"/>
            <w:lang w:eastAsia="pt-BR"/>
          </w:rPr>
          <w:delText>Altitude;</w:delText>
        </w:r>
      </w:del>
    </w:p>
    <w:p w14:paraId="7D054E22" w14:textId="0089BA77" w:rsidR="008A5D63" w:rsidRPr="00582089" w:rsidDel="00A14082" w:rsidRDefault="008A5D63">
      <w:pPr>
        <w:pStyle w:val="NormalWeb"/>
        <w:jc w:val="both"/>
        <w:rPr>
          <w:del w:id="292" w:author="Marcus Fernandes" w:date="2021-07-23T21:51:00Z"/>
          <w:rFonts w:ascii="ArialMT" w:hAnsi="ArialMT"/>
          <w:color w:val="0070C0"/>
          <w:sz w:val="22"/>
          <w:szCs w:val="22"/>
          <w:lang w:eastAsia="pt-BR"/>
        </w:rPr>
        <w:pPrChange w:id="293" w:author="Marcus Fernandes" w:date="2021-08-17T19:12:00Z">
          <w:pPr>
            <w:pStyle w:val="PargrafodaLista"/>
            <w:widowControl/>
            <w:numPr>
              <w:numId w:val="17"/>
            </w:numPr>
            <w:spacing w:line="240" w:lineRule="auto"/>
            <w:ind w:left="1080" w:hanging="360"/>
          </w:pPr>
        </w:pPrChange>
      </w:pPr>
      <w:del w:id="294" w:author="Marcus Fernandes" w:date="2021-07-23T21:51:00Z">
        <w:r w:rsidDel="00A14082">
          <w:rPr>
            <w:rFonts w:ascii="ArialMT" w:hAnsi="ArialMT"/>
            <w:color w:val="0070C0"/>
            <w:sz w:val="22"/>
            <w:szCs w:val="22"/>
            <w:lang w:eastAsia="pt-BR"/>
          </w:rPr>
          <w:delText>Descrição</w:delText>
        </w:r>
        <w:r w:rsidRPr="00582089" w:rsidDel="00A14082">
          <w:rPr>
            <w:rFonts w:ascii="ArialMT" w:hAnsi="ArialMT"/>
            <w:color w:val="0070C0"/>
            <w:sz w:val="22"/>
            <w:szCs w:val="22"/>
            <w:lang w:eastAsia="pt-BR"/>
          </w:rPr>
          <w:delText xml:space="preserve"> da</w:delText>
        </w:r>
        <w:r w:rsidDel="00A14082">
          <w:rPr>
            <w:rFonts w:ascii="ArialMT" w:hAnsi="ArialMT"/>
            <w:color w:val="0070C0"/>
            <w:sz w:val="22"/>
            <w:szCs w:val="22"/>
            <w:lang w:eastAsia="pt-BR"/>
          </w:rPr>
          <w:delText>s</w:delText>
        </w:r>
        <w:r w:rsidRPr="00582089" w:rsidDel="00A14082">
          <w:rPr>
            <w:rFonts w:ascii="ArialMT" w:hAnsi="ArialMT"/>
            <w:color w:val="0070C0"/>
            <w:sz w:val="22"/>
            <w:szCs w:val="22"/>
            <w:lang w:eastAsia="pt-BR"/>
          </w:rPr>
          <w:delText xml:space="preserve"> feiç</w:delText>
        </w:r>
        <w:r w:rsidDel="00A14082">
          <w:rPr>
            <w:rFonts w:ascii="ArialMT" w:hAnsi="ArialMT"/>
            <w:color w:val="0070C0"/>
            <w:sz w:val="22"/>
            <w:szCs w:val="22"/>
            <w:lang w:eastAsia="pt-BR"/>
          </w:rPr>
          <w:delText>ões cartográficas</w:delText>
        </w:r>
        <w:r w:rsidRPr="00582089" w:rsidDel="00A14082">
          <w:rPr>
            <w:rFonts w:ascii="ArialMT" w:hAnsi="ArialMT"/>
            <w:color w:val="0070C0"/>
            <w:sz w:val="22"/>
            <w:szCs w:val="22"/>
            <w:lang w:eastAsia="pt-BR"/>
          </w:rPr>
          <w:delText>;</w:delText>
        </w:r>
      </w:del>
    </w:p>
    <w:p w14:paraId="4F936F74" w14:textId="5CD06FD7" w:rsidR="00582089" w:rsidRPr="00582089" w:rsidDel="00A14082" w:rsidRDefault="00582089">
      <w:pPr>
        <w:pStyle w:val="NormalWeb"/>
        <w:jc w:val="both"/>
        <w:rPr>
          <w:del w:id="295" w:author="Marcus Fernandes" w:date="2021-07-23T21:51:00Z"/>
          <w:rFonts w:ascii="ArialMT" w:hAnsi="ArialMT"/>
          <w:color w:val="0070C0"/>
          <w:sz w:val="22"/>
          <w:szCs w:val="22"/>
          <w:lang w:eastAsia="pt-BR"/>
        </w:rPr>
        <w:pPrChange w:id="296" w:author="Marcus Fernandes" w:date="2021-08-17T19:12:00Z">
          <w:pPr>
            <w:pStyle w:val="PargrafodaLista"/>
            <w:widowControl/>
            <w:numPr>
              <w:numId w:val="17"/>
            </w:numPr>
            <w:spacing w:line="240" w:lineRule="auto"/>
            <w:ind w:left="1080" w:hanging="360"/>
          </w:pPr>
        </w:pPrChange>
      </w:pPr>
      <w:del w:id="297" w:author="Marcus Fernandes" w:date="2021-07-23T21:51:00Z">
        <w:r w:rsidRPr="00582089" w:rsidDel="00A14082">
          <w:rPr>
            <w:rFonts w:ascii="ArialMT" w:hAnsi="ArialMT"/>
            <w:color w:val="0070C0"/>
            <w:sz w:val="22"/>
            <w:szCs w:val="22"/>
            <w:lang w:eastAsia="pt-BR"/>
          </w:rPr>
          <w:delText>Registro fotográfico;</w:delText>
        </w:r>
      </w:del>
    </w:p>
    <w:p w14:paraId="66278DC7" w14:textId="2DE17294" w:rsidR="00582089" w:rsidRPr="00582089" w:rsidDel="00A14082" w:rsidRDefault="00582089">
      <w:pPr>
        <w:pStyle w:val="NormalWeb"/>
        <w:jc w:val="both"/>
        <w:rPr>
          <w:del w:id="298" w:author="Marcus Fernandes" w:date="2021-07-23T21:51:00Z"/>
          <w:rFonts w:ascii="ArialMT" w:hAnsi="ArialMT"/>
          <w:color w:val="0070C0"/>
          <w:sz w:val="22"/>
          <w:szCs w:val="22"/>
          <w:lang w:eastAsia="pt-BR"/>
        </w:rPr>
        <w:pPrChange w:id="299" w:author="Marcus Fernandes" w:date="2021-08-17T19:12:00Z">
          <w:pPr>
            <w:pStyle w:val="PargrafodaLista"/>
            <w:widowControl/>
            <w:numPr>
              <w:numId w:val="17"/>
            </w:numPr>
            <w:spacing w:line="240" w:lineRule="auto"/>
            <w:ind w:left="1080" w:hanging="360"/>
          </w:pPr>
        </w:pPrChange>
      </w:pPr>
      <w:del w:id="300" w:author="Marcus Fernandes" w:date="2021-07-23T21:51:00Z">
        <w:r w:rsidRPr="00582089" w:rsidDel="00A14082">
          <w:rPr>
            <w:rFonts w:ascii="ArialMT" w:hAnsi="ArialMT"/>
            <w:color w:val="0070C0"/>
            <w:sz w:val="22"/>
            <w:szCs w:val="22"/>
            <w:lang w:eastAsia="pt-BR"/>
          </w:rPr>
          <w:delText>Dados de identificação do proprietário da área onde a feição está inserida</w:delText>
        </w:r>
        <w:r w:rsidR="008A5D63" w:rsidDel="00A14082">
          <w:rPr>
            <w:rFonts w:ascii="ArialMT" w:hAnsi="ArialMT"/>
            <w:color w:val="0070C0"/>
            <w:sz w:val="22"/>
            <w:szCs w:val="22"/>
            <w:lang w:eastAsia="pt-BR"/>
          </w:rPr>
          <w:delText>.</w:delText>
        </w:r>
      </w:del>
    </w:p>
    <w:p w14:paraId="167706ED" w14:textId="3CF55CA0" w:rsidR="00582089" w:rsidRPr="00582089" w:rsidDel="00A14082" w:rsidRDefault="00582089">
      <w:pPr>
        <w:pStyle w:val="NormalWeb"/>
        <w:jc w:val="both"/>
        <w:rPr>
          <w:del w:id="301" w:author="Marcus Fernandes" w:date="2021-07-23T21:51:00Z"/>
          <w:rFonts w:ascii="ArialMT" w:hAnsi="ArialMT"/>
          <w:color w:val="0070C0"/>
          <w:sz w:val="22"/>
          <w:szCs w:val="22"/>
          <w:lang w:eastAsia="pt-BR"/>
        </w:rPr>
        <w:pPrChange w:id="302" w:author="Marcus Fernandes" w:date="2021-08-17T19:12:00Z">
          <w:pPr>
            <w:pStyle w:val="PargrafodaLista"/>
            <w:widowControl/>
            <w:spacing w:line="240" w:lineRule="auto"/>
            <w:ind w:left="1080"/>
          </w:pPr>
        </w:pPrChange>
      </w:pPr>
    </w:p>
    <w:p w14:paraId="6F5180B2" w14:textId="140B5D31" w:rsidR="00582089" w:rsidRPr="00582089" w:rsidDel="00A14082" w:rsidRDefault="00582089">
      <w:pPr>
        <w:pStyle w:val="NormalWeb"/>
        <w:jc w:val="both"/>
        <w:rPr>
          <w:del w:id="303" w:author="Marcus Fernandes" w:date="2021-07-23T21:51:00Z"/>
          <w:color w:val="0070C0"/>
        </w:rPr>
        <w:pPrChange w:id="304" w:author="Marcus Fernandes" w:date="2021-08-17T19:12:00Z">
          <w:pPr>
            <w:pStyle w:val="PargrafodaLista"/>
            <w:numPr>
              <w:numId w:val="18"/>
            </w:numPr>
            <w:ind w:left="1080" w:hanging="360"/>
            <w:jc w:val="both"/>
          </w:pPr>
        </w:pPrChange>
      </w:pPr>
      <w:del w:id="305" w:author="Marcus Fernandes" w:date="2021-07-23T21:51:00Z">
        <w:r w:rsidRPr="00582089" w:rsidDel="00A14082">
          <w:rPr>
            <w:color w:val="0070C0"/>
          </w:rPr>
          <w:delText>Mapa digital em formato SHAPE do sistema ESRI  (.shp) contendo:</w:delText>
        </w:r>
      </w:del>
    </w:p>
    <w:p w14:paraId="24C31B43" w14:textId="6E5FDBEB" w:rsidR="00582089" w:rsidRPr="00582089" w:rsidDel="00A14082" w:rsidRDefault="00582089">
      <w:pPr>
        <w:pStyle w:val="NormalWeb"/>
        <w:jc w:val="both"/>
        <w:rPr>
          <w:del w:id="306" w:author="Marcus Fernandes" w:date="2021-07-23T21:51:00Z"/>
          <w:rFonts w:ascii="ArialMT" w:hAnsi="ArialMT"/>
          <w:color w:val="0070C0"/>
          <w:sz w:val="22"/>
          <w:szCs w:val="22"/>
          <w:lang w:eastAsia="pt-BR"/>
        </w:rPr>
        <w:pPrChange w:id="307" w:author="Marcus Fernandes" w:date="2021-08-17T19:12:00Z">
          <w:pPr>
            <w:pStyle w:val="PargrafodaLista"/>
            <w:widowControl/>
            <w:numPr>
              <w:numId w:val="17"/>
            </w:numPr>
            <w:spacing w:line="240" w:lineRule="auto"/>
            <w:ind w:left="1080" w:hanging="360"/>
          </w:pPr>
        </w:pPrChange>
      </w:pPr>
      <w:del w:id="308" w:author="Marcus Fernandes" w:date="2021-07-23T21:51:00Z">
        <w:r w:rsidRPr="00582089" w:rsidDel="00A14082">
          <w:rPr>
            <w:rFonts w:ascii="ArialMT" w:hAnsi="ArialMT"/>
            <w:color w:val="0070C0"/>
            <w:sz w:val="22"/>
            <w:szCs w:val="22"/>
            <w:lang w:eastAsia="pt-BR"/>
          </w:rPr>
          <w:delText>Croqui 2C;</w:delText>
        </w:r>
      </w:del>
    </w:p>
    <w:p w14:paraId="6BF990B6" w14:textId="02CE1A6A" w:rsidR="00582089" w:rsidRPr="00582089" w:rsidDel="00A14082" w:rsidRDefault="00582089">
      <w:pPr>
        <w:pStyle w:val="NormalWeb"/>
        <w:jc w:val="both"/>
        <w:rPr>
          <w:del w:id="309" w:author="Marcus Fernandes" w:date="2021-07-23T21:51:00Z"/>
          <w:rFonts w:ascii="ArialMT" w:hAnsi="ArialMT"/>
          <w:color w:val="0070C0"/>
          <w:sz w:val="22"/>
          <w:szCs w:val="22"/>
          <w:lang w:eastAsia="pt-BR"/>
        </w:rPr>
        <w:pPrChange w:id="310" w:author="Marcus Fernandes" w:date="2021-08-17T19:12:00Z">
          <w:pPr>
            <w:pStyle w:val="PargrafodaLista"/>
            <w:widowControl/>
            <w:numPr>
              <w:numId w:val="17"/>
            </w:numPr>
            <w:spacing w:line="240" w:lineRule="auto"/>
            <w:ind w:left="1080" w:hanging="360"/>
          </w:pPr>
        </w:pPrChange>
      </w:pPr>
      <w:del w:id="311" w:author="Marcus Fernandes" w:date="2021-07-23T21:51:00Z">
        <w:r w:rsidRPr="00582089" w:rsidDel="00A14082">
          <w:rPr>
            <w:rFonts w:ascii="ArialMT" w:hAnsi="ArialMT"/>
            <w:color w:val="0070C0"/>
            <w:sz w:val="22"/>
            <w:szCs w:val="22"/>
            <w:lang w:eastAsia="pt-BR"/>
          </w:rPr>
          <w:delText xml:space="preserve">Coordenadas geográficas obtidas </w:delText>
        </w:r>
        <w:r w:rsidR="008A5D63" w:rsidDel="00A14082">
          <w:rPr>
            <w:rFonts w:ascii="ArialMT" w:hAnsi="ArialMT"/>
            <w:color w:val="0070C0"/>
            <w:sz w:val="22"/>
            <w:szCs w:val="22"/>
            <w:lang w:eastAsia="pt-BR"/>
          </w:rPr>
          <w:delText>no local de cada feição identificada em campo</w:delText>
        </w:r>
        <w:r w:rsidRPr="00582089" w:rsidDel="00A14082">
          <w:rPr>
            <w:rFonts w:ascii="ArialMT" w:hAnsi="ArialMT"/>
            <w:color w:val="0070C0"/>
            <w:sz w:val="22"/>
            <w:szCs w:val="22"/>
            <w:lang w:eastAsia="pt-BR"/>
          </w:rPr>
          <w:delText>, com equipamento de GPS, em UTM, Datum SIRGAS 2000, a partir da captura de sinais advindos de um mínimo de 4 unidades bem distribuídas na constelação dos satélites, com erro máximo de 15 m (erro ideal de 3 m, preferencial até 10 m);</w:delText>
        </w:r>
      </w:del>
    </w:p>
    <w:p w14:paraId="603178DF" w14:textId="204B0E68" w:rsidR="008A5D63" w:rsidDel="00A14082" w:rsidRDefault="00582089">
      <w:pPr>
        <w:pStyle w:val="NormalWeb"/>
        <w:jc w:val="both"/>
        <w:rPr>
          <w:del w:id="312" w:author="Marcus Fernandes" w:date="2021-07-23T21:51:00Z"/>
          <w:color w:val="0070C0"/>
          <w:lang w:eastAsia="pt-BR"/>
        </w:rPr>
        <w:pPrChange w:id="313" w:author="Marcus Fernandes" w:date="2021-08-17T19:12:00Z">
          <w:pPr>
            <w:pStyle w:val="PargrafodaLista"/>
            <w:widowControl/>
            <w:numPr>
              <w:numId w:val="17"/>
            </w:numPr>
            <w:spacing w:line="240" w:lineRule="auto"/>
            <w:ind w:left="1080" w:hanging="360"/>
          </w:pPr>
        </w:pPrChange>
      </w:pPr>
      <w:del w:id="314" w:author="Marcus Fernandes" w:date="2021-07-23T21:51:00Z">
        <w:r w:rsidRPr="00582089" w:rsidDel="00A14082">
          <w:rPr>
            <w:color w:val="0070C0"/>
            <w:lang w:eastAsia="pt-BR"/>
          </w:rPr>
          <w:delText>Mapas to</w:delText>
        </w:r>
        <w:r w:rsidR="008A5D63" w:rsidDel="00A14082">
          <w:rPr>
            <w:color w:val="0070C0"/>
            <w:lang w:eastAsia="pt-BR"/>
          </w:rPr>
          <w:delText>pográficos georreferenciados da área em que a feição está inserida</w:delText>
        </w:r>
        <w:r w:rsidRPr="00582089" w:rsidDel="00A14082">
          <w:rPr>
            <w:color w:val="0070C0"/>
            <w:lang w:eastAsia="pt-BR"/>
          </w:rPr>
          <w:delText>, em escala compativel com a visualização de feições morfológicas presentes na</w:delText>
        </w:r>
        <w:r w:rsidR="008A5D63" w:rsidDel="00A14082">
          <w:rPr>
            <w:color w:val="0070C0"/>
            <w:lang w:eastAsia="pt-BR"/>
          </w:rPr>
          <w:delText xml:space="preserve"> área</w:delText>
        </w:r>
        <w:r w:rsidRPr="00582089" w:rsidDel="00A14082">
          <w:rPr>
            <w:color w:val="0070C0"/>
            <w:lang w:eastAsia="pt-BR"/>
          </w:rPr>
          <w:delText>, apresentada em graus de precisão 4C ou 5D;</w:delText>
        </w:r>
      </w:del>
    </w:p>
    <w:p w14:paraId="64F6EC6F" w14:textId="384A0A17" w:rsidR="00582089" w:rsidRPr="008A5D63" w:rsidDel="00D91B91" w:rsidRDefault="00582089">
      <w:pPr>
        <w:pStyle w:val="NormalWeb"/>
        <w:jc w:val="both"/>
        <w:rPr>
          <w:del w:id="315" w:author="Marcus Fernandes" w:date="2021-08-17T19:10:00Z"/>
          <w:color w:val="0070C0"/>
          <w:lang w:eastAsia="pt-BR"/>
        </w:rPr>
        <w:pPrChange w:id="316" w:author="Marcus Fernandes" w:date="2021-08-17T19:12:00Z">
          <w:pPr>
            <w:pStyle w:val="PargrafodaLista"/>
            <w:widowControl/>
            <w:spacing w:line="240" w:lineRule="auto"/>
            <w:ind w:left="1080"/>
          </w:pPr>
        </w:pPrChange>
      </w:pPr>
      <w:del w:id="317" w:author="Marcus Fernandes" w:date="2021-07-23T21:51:00Z">
        <w:r w:rsidRPr="008A5D63" w:rsidDel="00A14082">
          <w:rPr>
            <w:lang w:eastAsia="pt-BR"/>
          </w:rPr>
          <w:delText>.</w:delText>
        </w:r>
      </w:del>
    </w:p>
    <w:p w14:paraId="6FD94DF7" w14:textId="77777777" w:rsidR="00582089" w:rsidRPr="00582089" w:rsidRDefault="00582089">
      <w:pPr>
        <w:pStyle w:val="NormalWeb"/>
        <w:jc w:val="both"/>
        <w:pPrChange w:id="318" w:author="Marcus Fernandes" w:date="2021-08-17T19:12:00Z">
          <w:pPr>
            <w:ind w:left="720"/>
          </w:pPr>
        </w:pPrChange>
      </w:pPr>
    </w:p>
    <w:p w14:paraId="7E90EF4B" w14:textId="79F85812" w:rsidR="003D0DD5" w:rsidRDefault="003D0DD5" w:rsidP="003D0DD5">
      <w:pPr>
        <w:pStyle w:val="Ttulo3"/>
        <w:rPr>
          <w:ins w:id="319" w:author="Marcus Fernandes" w:date="2021-07-23T21:52:00Z"/>
        </w:rPr>
      </w:pPr>
      <w:bookmarkStart w:id="320" w:name="_Toc21111857"/>
      <w:r w:rsidRPr="003D0DD5">
        <w:t xml:space="preserve">Nome do </w:t>
      </w:r>
      <w:r w:rsidR="0061452B">
        <w:t>p</w:t>
      </w:r>
      <w:r w:rsidRPr="003D0DD5">
        <w:t>roduto e de seus componentes principais</w:t>
      </w:r>
      <w:bookmarkEnd w:id="320"/>
    </w:p>
    <w:p w14:paraId="4757971C" w14:textId="77777777" w:rsidR="00A14082" w:rsidRPr="00CA08E6" w:rsidRDefault="00A14082">
      <w:pPr>
        <w:pPrChange w:id="321" w:author="Marcus Fernandes" w:date="2021-07-23T21:52:00Z">
          <w:pPr>
            <w:pStyle w:val="Ttulo3"/>
          </w:pPr>
        </w:pPrChange>
      </w:pPr>
    </w:p>
    <w:p w14:paraId="1939061C" w14:textId="41944DF2" w:rsidR="003D0DD5" w:rsidRPr="00D91B91" w:rsidDel="00A14082" w:rsidRDefault="002B3B48" w:rsidP="003D0DD5">
      <w:pPr>
        <w:pStyle w:val="PSDS-CorpodeTexto"/>
        <w:ind w:left="708"/>
        <w:jc w:val="both"/>
        <w:rPr>
          <w:del w:id="322" w:author="Marcus Fernandes" w:date="2021-07-23T21:52:00Z"/>
          <w:rFonts w:ascii="Times New Roman" w:hAnsi="Times New Roman"/>
        </w:rPr>
      </w:pPr>
      <w:ins w:id="323" w:author="Marcus Fernandes" w:date="2021-07-27T19:42:00Z">
        <w:r w:rsidRPr="00D91B91">
          <w:rPr>
            <w:rFonts w:ascii="Times New Roman" w:hAnsi="Times New Roman"/>
            <w:color w:val="000000"/>
            <w:rPrChange w:id="324" w:author="Marcus Fernandes" w:date="2021-08-17T19:12:00Z">
              <w:rPr>
                <w:color w:val="000000"/>
              </w:rPr>
            </w:rPrChange>
          </w:rPr>
          <w:t xml:space="preserve">Programa desktop </w:t>
        </w:r>
      </w:ins>
      <w:ins w:id="325" w:author="Marcus Fernandes" w:date="2021-07-23T21:52:00Z">
        <w:r w:rsidR="00A14082" w:rsidRPr="00D91B91">
          <w:rPr>
            <w:rFonts w:ascii="Times New Roman" w:hAnsi="Times New Roman"/>
            <w:color w:val="000000"/>
            <w:rPrChange w:id="326" w:author="Marcus Fernandes" w:date="2021-08-17T19:12:00Z">
              <w:rPr>
                <w:color w:val="000000"/>
              </w:rPr>
            </w:rPrChange>
          </w:rPr>
          <w:t xml:space="preserve">denominado </w:t>
        </w:r>
        <w:proofErr w:type="spellStart"/>
        <w:r w:rsidR="00A14082" w:rsidRPr="00D91B91">
          <w:rPr>
            <w:rFonts w:ascii="Times New Roman" w:hAnsi="Times New Roman"/>
            <w:b/>
            <w:bCs/>
            <w:color w:val="000000"/>
            <w:rPrChange w:id="327" w:author="Marcus Fernandes" w:date="2021-08-17T19:12:00Z">
              <w:rPr>
                <w:b/>
                <w:bCs/>
                <w:color w:val="000000"/>
              </w:rPr>
            </w:rPrChange>
          </w:rPr>
          <w:t>CuideSys</w:t>
        </w:r>
        <w:proofErr w:type="spellEnd"/>
        <w:r w:rsidR="00A14082" w:rsidRPr="00D91B91">
          <w:rPr>
            <w:rFonts w:ascii="Times New Roman" w:hAnsi="Times New Roman"/>
            <w:color w:val="000000"/>
            <w:rPrChange w:id="328" w:author="Marcus Fernandes" w:date="2021-08-17T19:12:00Z">
              <w:rPr>
                <w:color w:val="000000"/>
              </w:rPr>
            </w:rPrChange>
          </w:rPr>
          <w:t xml:space="preserve"> para gerenciamento de transações e controle de estoque.</w:t>
        </w:r>
      </w:ins>
      <w:del w:id="329" w:author="Marcus Fernandes" w:date="2021-07-23T21:52:00Z">
        <w:r w:rsidR="003D0DD5" w:rsidRPr="00D91B91" w:rsidDel="00A14082">
          <w:delText xml:space="preserve">Nome </w:delText>
        </w:r>
        <w:r w:rsidR="005910ED" w:rsidRPr="00D91B91" w:rsidDel="00A14082">
          <w:delText xml:space="preserve">e natureza </w:delText>
        </w:r>
        <w:r w:rsidR="003D0DD5" w:rsidRPr="00D91B91" w:rsidDel="00A14082">
          <w:delText>d</w:delText>
        </w:r>
        <w:r w:rsidR="00582089" w:rsidRPr="00D91B91" w:rsidDel="00A14082">
          <w:delText>e cada componente do</w:delText>
        </w:r>
        <w:r w:rsidR="003D0DD5" w:rsidRPr="00D91B91" w:rsidDel="00A14082">
          <w:delText xml:space="preserve"> produto a ser produzido, se houver.</w:delText>
        </w:r>
      </w:del>
    </w:p>
    <w:p w14:paraId="3BAC2F5F" w14:textId="69842AE6" w:rsidR="00A55FBD" w:rsidDel="00A14082" w:rsidRDefault="00A55FBD" w:rsidP="003D0DD5">
      <w:pPr>
        <w:pStyle w:val="PSDS-CorpodeTexto"/>
        <w:ind w:left="708"/>
        <w:jc w:val="both"/>
        <w:rPr>
          <w:del w:id="330" w:author="Marcus Fernandes" w:date="2021-07-23T21:52:00Z"/>
          <w:rFonts w:ascii="Times New Roman" w:hAnsi="Times New Roman"/>
        </w:rPr>
      </w:pPr>
    </w:p>
    <w:p w14:paraId="57A22920" w14:textId="465DD5BB" w:rsidR="005910ED" w:rsidDel="00A14082" w:rsidRDefault="00A55FBD" w:rsidP="00A55FBD">
      <w:pPr>
        <w:pStyle w:val="PSDS-CorpodeTexto"/>
        <w:ind w:left="708"/>
        <w:jc w:val="both"/>
        <w:rPr>
          <w:del w:id="331" w:author="Marcus Fernandes" w:date="2021-07-23T21:52:00Z"/>
          <w:rFonts w:ascii="Times New Roman" w:hAnsi="Times New Roman"/>
          <w:color w:val="0070C0"/>
        </w:rPr>
      </w:pPr>
      <w:del w:id="332" w:author="Marcus Fernandes" w:date="2021-07-23T21:52:00Z">
        <w:r w:rsidDel="00A14082">
          <w:rPr>
            <w:rFonts w:ascii="Times New Roman" w:hAnsi="Times New Roman"/>
            <w:color w:val="0070C0"/>
          </w:rPr>
          <w:delText xml:space="preserve">Por exemplo: </w:delText>
        </w:r>
      </w:del>
    </w:p>
    <w:p w14:paraId="031093C2" w14:textId="0DDCA370" w:rsidR="00A55FBD" w:rsidDel="00A14082" w:rsidRDefault="00A55FBD" w:rsidP="00A55FBD">
      <w:pPr>
        <w:pStyle w:val="PSDS-CorpodeTexto"/>
        <w:ind w:left="708"/>
        <w:jc w:val="both"/>
        <w:rPr>
          <w:del w:id="333" w:author="Marcus Fernandes" w:date="2021-07-23T21:52:00Z"/>
          <w:rFonts w:ascii="Times New Roman" w:hAnsi="Times New Roman"/>
          <w:color w:val="0070C0"/>
        </w:rPr>
      </w:pPr>
      <w:del w:id="334" w:author="Marcus Fernandes" w:date="2021-07-23T21:52:00Z">
        <w:r w:rsidDel="00A14082">
          <w:rPr>
            <w:rFonts w:ascii="Times New Roman" w:hAnsi="Times New Roman"/>
            <w:color w:val="0070C0"/>
          </w:rPr>
          <w:delText>São dois os componentes do sistema</w:delText>
        </w:r>
        <w:r w:rsidR="005910ED" w:rsidDel="00A14082">
          <w:rPr>
            <w:rFonts w:ascii="Times New Roman" w:hAnsi="Times New Roman"/>
            <w:color w:val="0070C0"/>
          </w:rPr>
          <w:delText>:</w:delText>
        </w:r>
        <w:r w:rsidDel="00A14082">
          <w:rPr>
            <w:rFonts w:ascii="Times New Roman" w:hAnsi="Times New Roman"/>
            <w:color w:val="0070C0"/>
          </w:rPr>
          <w:delText xml:space="preserve"> </w:delText>
        </w:r>
      </w:del>
    </w:p>
    <w:p w14:paraId="2E0138DE" w14:textId="150950F1" w:rsidR="00A55FBD" w:rsidDel="00A14082" w:rsidRDefault="00A55FBD" w:rsidP="00A55FBD">
      <w:pPr>
        <w:pStyle w:val="PSDS-CorpodeTexto"/>
        <w:numPr>
          <w:ilvl w:val="0"/>
          <w:numId w:val="15"/>
        </w:numPr>
        <w:jc w:val="both"/>
        <w:rPr>
          <w:del w:id="335" w:author="Marcus Fernandes" w:date="2021-07-23T21:52:00Z"/>
          <w:rFonts w:ascii="Times New Roman" w:hAnsi="Times New Roman"/>
          <w:color w:val="0070C0"/>
        </w:rPr>
      </w:pPr>
      <w:del w:id="336" w:author="Marcus Fernandes" w:date="2021-07-23T21:52:00Z">
        <w:r w:rsidRPr="009C4FFE" w:rsidDel="00A14082">
          <w:rPr>
            <w:rFonts w:ascii="Times New Roman" w:hAnsi="Times New Roman"/>
            <w:b/>
            <w:color w:val="0070C0"/>
          </w:rPr>
          <w:delText>Aplicativo móvel</w:delText>
        </w:r>
        <w:r w:rsidDel="00A14082">
          <w:rPr>
            <w:rFonts w:ascii="Times New Roman" w:hAnsi="Times New Roman"/>
            <w:color w:val="0070C0"/>
          </w:rPr>
          <w:delText xml:space="preserve"> denominado </w:delText>
        </w:r>
        <w:r w:rsidRPr="009C4FFE" w:rsidDel="00A14082">
          <w:rPr>
            <w:rFonts w:ascii="Times New Roman" w:hAnsi="Times New Roman"/>
            <w:b/>
            <w:color w:val="0070C0"/>
          </w:rPr>
          <w:delText>CartoAPP</w:delText>
        </w:r>
        <w:r w:rsidDel="00A14082">
          <w:rPr>
            <w:rFonts w:ascii="Times New Roman" w:hAnsi="Times New Roman"/>
            <w:color w:val="0070C0"/>
          </w:rPr>
          <w:delText xml:space="preserve"> para coleta de dados cartográficos</w:delText>
        </w:r>
      </w:del>
    </w:p>
    <w:p w14:paraId="7FEF69C0" w14:textId="68D62BA9" w:rsidR="00A55FBD" w:rsidRPr="00572A64" w:rsidDel="00A14082" w:rsidRDefault="00A55FBD" w:rsidP="00A55FBD">
      <w:pPr>
        <w:pStyle w:val="PSDS-CorpodeTexto"/>
        <w:numPr>
          <w:ilvl w:val="0"/>
          <w:numId w:val="15"/>
        </w:numPr>
        <w:jc w:val="both"/>
        <w:rPr>
          <w:del w:id="337" w:author="Marcus Fernandes" w:date="2021-07-23T21:52:00Z"/>
          <w:rFonts w:ascii="Times New Roman" w:hAnsi="Times New Roman"/>
          <w:color w:val="0070C0"/>
        </w:rPr>
      </w:pPr>
      <w:del w:id="338" w:author="Marcus Fernandes" w:date="2021-07-23T21:52:00Z">
        <w:r w:rsidRPr="009C4FFE" w:rsidDel="00A14082">
          <w:rPr>
            <w:rFonts w:ascii="Times New Roman" w:hAnsi="Times New Roman"/>
            <w:b/>
            <w:color w:val="0070C0"/>
          </w:rPr>
          <w:delText>Serviço WEB</w:delText>
        </w:r>
        <w:r w:rsidDel="00A14082">
          <w:rPr>
            <w:rFonts w:ascii="Times New Roman" w:hAnsi="Times New Roman"/>
            <w:color w:val="0070C0"/>
          </w:rPr>
          <w:delText xml:space="preserve"> denominado </w:delText>
        </w:r>
        <w:r w:rsidRPr="009C4FFE" w:rsidDel="00A14082">
          <w:rPr>
            <w:rFonts w:ascii="Times New Roman" w:hAnsi="Times New Roman"/>
            <w:b/>
            <w:color w:val="0070C0"/>
          </w:rPr>
          <w:delText>CartoService</w:delText>
        </w:r>
        <w:r w:rsidDel="00A14082">
          <w:rPr>
            <w:rFonts w:ascii="Times New Roman" w:hAnsi="Times New Roman"/>
            <w:color w:val="0070C0"/>
          </w:rPr>
          <w:delText xml:space="preserve"> para armazenamento em nuvem, recuperação e edição de dados cartográficos.</w:delText>
        </w:r>
      </w:del>
    </w:p>
    <w:p w14:paraId="1EB8D813" w14:textId="77777777" w:rsidR="00A55FBD" w:rsidRPr="003D0DD5" w:rsidRDefault="00A55FBD" w:rsidP="003D0DD5">
      <w:pPr>
        <w:pStyle w:val="PSDS-CorpodeTexto"/>
        <w:ind w:left="708"/>
        <w:jc w:val="both"/>
        <w:rPr>
          <w:rFonts w:ascii="Times New Roman" w:hAnsi="Times New Roman"/>
        </w:rPr>
      </w:pPr>
    </w:p>
    <w:p w14:paraId="344604FB" w14:textId="77777777" w:rsidR="003D0DD5" w:rsidRPr="003D0DD5" w:rsidRDefault="003D0DD5" w:rsidP="003D0DD5">
      <w:pPr>
        <w:jc w:val="both"/>
      </w:pPr>
    </w:p>
    <w:p w14:paraId="7D39CDDF" w14:textId="1CF21579" w:rsidR="003D0DD5" w:rsidRPr="003D0DD5" w:rsidRDefault="0875919E" w:rsidP="003D0DD5">
      <w:pPr>
        <w:pStyle w:val="Ttulo3"/>
      </w:pPr>
      <w:bookmarkStart w:id="339" w:name="_Toc21111858"/>
      <w:r>
        <w:t>Missão do produto</w:t>
      </w:r>
      <w:bookmarkEnd w:id="339"/>
      <w:r w:rsidR="025B807F">
        <w:br/>
      </w:r>
    </w:p>
    <w:p w14:paraId="2D9BE929" w14:textId="3735FD5C" w:rsidR="00572A64" w:rsidRPr="00903A76" w:rsidDel="00A14082" w:rsidRDefault="00A14082" w:rsidP="003D0DD5">
      <w:pPr>
        <w:autoSpaceDE w:val="0"/>
        <w:autoSpaceDN w:val="0"/>
        <w:adjustRightInd w:val="0"/>
        <w:jc w:val="both"/>
        <w:rPr>
          <w:del w:id="340" w:author="Marcus Fernandes" w:date="2021-07-23T21:52:00Z"/>
          <w:color w:val="000000"/>
        </w:rPr>
      </w:pPr>
      <w:ins w:id="341" w:author="Marcus Fernandes" w:date="2021-07-23T21:53:00Z">
        <w:r w:rsidRPr="00C261FD">
          <w:rPr>
            <w:color w:val="000000"/>
          </w:rPr>
          <w:tab/>
        </w:r>
      </w:ins>
      <w:ins w:id="342" w:author="Marcus Fernandes" w:date="2021-07-23T21:52:00Z">
        <w:r w:rsidRPr="00903A76">
          <w:rPr>
            <w:color w:val="000000"/>
          </w:rPr>
          <w:t xml:space="preserve">Atualmente, o registro de transações e estoque das lojas não são centralizados, variando entre o uso de </w:t>
        </w:r>
      </w:ins>
      <w:ins w:id="343" w:author="Marcus Fernandes" w:date="2021-07-23T21:53:00Z">
        <w:r w:rsidRPr="00903A76">
          <w:rPr>
            <w:color w:val="000000"/>
          </w:rPr>
          <w:tab/>
        </w:r>
      </w:ins>
      <w:ins w:id="344" w:author="Marcus Fernandes" w:date="2021-07-23T21:52:00Z">
        <w:r w:rsidRPr="00903A76">
          <w:rPr>
            <w:color w:val="000000"/>
          </w:rPr>
          <w:t xml:space="preserve">cadernos, onde o registro é feito manualmente, e softwares de edição de planilhas eletrônicas. </w:t>
        </w:r>
      </w:ins>
      <w:ins w:id="345" w:author="Marcus Fernandes" w:date="2021-07-23T21:53:00Z">
        <w:r w:rsidRPr="00903A76">
          <w:rPr>
            <w:color w:val="000000"/>
          </w:rPr>
          <w:t xml:space="preserve">O diferente </w:t>
        </w:r>
        <w:r w:rsidRPr="00903A76">
          <w:rPr>
            <w:color w:val="000000"/>
          </w:rPr>
          <w:tab/>
          <w:t xml:space="preserve">nível de experiência com o uso de softwares do tipo enunciado entre os administradores, bem como o registro </w:t>
        </w:r>
        <w:r w:rsidRPr="00903A76">
          <w:rPr>
            <w:color w:val="000000"/>
          </w:rPr>
          <w:tab/>
          <w:t>manual, é</w:t>
        </w:r>
      </w:ins>
      <w:ins w:id="346" w:author="Marcus Fernandes" w:date="2021-07-23T21:52:00Z">
        <w:r w:rsidRPr="00903A76">
          <w:rPr>
            <w:color w:val="000000"/>
          </w:rPr>
          <w:t xml:space="preserve"> </w:t>
        </w:r>
      </w:ins>
      <w:ins w:id="347" w:author="Marcus Fernandes" w:date="2021-07-23T21:53:00Z">
        <w:r w:rsidRPr="00903A76">
          <w:rPr>
            <w:color w:val="000000"/>
          </w:rPr>
          <w:t>sujeito</w:t>
        </w:r>
      </w:ins>
      <w:ins w:id="348" w:author="Marcus Fernandes" w:date="2021-07-23T21:52:00Z">
        <w:r w:rsidRPr="00903A76">
          <w:rPr>
            <w:color w:val="000000"/>
          </w:rPr>
          <w:t xml:space="preserve"> à falha humana</w:t>
        </w:r>
      </w:ins>
      <w:ins w:id="349" w:author="Marcus Fernandes" w:date="2021-08-19T10:23:00Z">
        <w:r w:rsidR="002D3F61" w:rsidRPr="00903A76">
          <w:rPr>
            <w:color w:val="000000"/>
          </w:rPr>
          <w:t xml:space="preserve">, </w:t>
        </w:r>
      </w:ins>
      <w:ins w:id="350" w:author="Marcus Fernandes" w:date="2021-07-23T21:52:00Z">
        <w:r w:rsidRPr="00903A76">
          <w:rPr>
            <w:color w:val="000000"/>
          </w:rPr>
          <w:t xml:space="preserve">no último caso, </w:t>
        </w:r>
      </w:ins>
      <w:ins w:id="351" w:author="Marcus Fernandes" w:date="2021-08-19T10:24:00Z">
        <w:r w:rsidR="002D3F61" w:rsidRPr="00903A76">
          <w:rPr>
            <w:color w:val="000000"/>
          </w:rPr>
          <w:t>gerando assim uma perda de fluxo de caixa. E</w:t>
        </w:r>
      </w:ins>
      <w:ins w:id="352" w:author="Marcus Fernandes" w:date="2021-07-23T21:52:00Z">
        <w:r w:rsidRPr="00903A76">
          <w:rPr>
            <w:color w:val="000000"/>
          </w:rPr>
          <w:t xml:space="preserve"> trazem uma notável diferença na qualidade dos relatórios gerados, os quais não são automatizados</w:t>
        </w:r>
      </w:ins>
      <w:ins w:id="353" w:author="Marcus Fernandes" w:date="2021-08-17T19:33:00Z">
        <w:r w:rsidR="002756AD" w:rsidRPr="00903A76">
          <w:rPr>
            <w:color w:val="000000"/>
          </w:rPr>
          <w:t>, uma vez que</w:t>
        </w:r>
      </w:ins>
      <w:ins w:id="354" w:author="Marcus Fernandes" w:date="2021-08-17T19:34:00Z">
        <w:r w:rsidR="002756AD" w:rsidRPr="00903A76">
          <w:rPr>
            <w:color w:val="000000"/>
          </w:rPr>
          <w:t xml:space="preserve"> algumas</w:t>
        </w:r>
      </w:ins>
      <w:ins w:id="355" w:author="Marcus Fernandes" w:date="2021-08-17T19:33:00Z">
        <w:r w:rsidR="002756AD" w:rsidRPr="00903A76">
          <w:rPr>
            <w:color w:val="000000"/>
          </w:rPr>
          <w:t xml:space="preserve"> transações</w:t>
        </w:r>
      </w:ins>
      <w:ins w:id="356" w:author="Marcus Fernandes" w:date="2021-08-17T19:35:00Z">
        <w:r w:rsidR="002756AD" w:rsidRPr="00903A76">
          <w:rPr>
            <w:color w:val="000000"/>
          </w:rPr>
          <w:t xml:space="preserve"> as vezes</w:t>
        </w:r>
      </w:ins>
      <w:ins w:id="357" w:author="Marcus Fernandes" w:date="2021-08-17T19:33:00Z">
        <w:r w:rsidR="002756AD" w:rsidRPr="00903A76">
          <w:rPr>
            <w:color w:val="000000"/>
          </w:rPr>
          <w:t xml:space="preserve"> passam despercebidas</w:t>
        </w:r>
      </w:ins>
      <w:ins w:id="358" w:author="Marcus Fernandes" w:date="2021-08-17T19:34:00Z">
        <w:r w:rsidR="002756AD" w:rsidRPr="00903A76">
          <w:rPr>
            <w:color w:val="000000"/>
          </w:rPr>
          <w:t xml:space="preserve"> ao realizar balanços</w:t>
        </w:r>
      </w:ins>
      <w:ins w:id="359" w:author="Marcus Fernandes" w:date="2021-07-23T21:52:00Z">
        <w:r w:rsidRPr="00903A76">
          <w:rPr>
            <w:color w:val="000000"/>
          </w:rPr>
          <w:t xml:space="preserve">. Deste modo, este produto visa reduzir e unificar as </w:t>
        </w:r>
      </w:ins>
      <w:ins w:id="360" w:author="Marcus Fernandes" w:date="2021-08-17T19:35:00Z">
        <w:r w:rsidR="002756AD" w:rsidRPr="00903A76">
          <w:rPr>
            <w:color w:val="000000"/>
          </w:rPr>
          <w:t xml:space="preserve"> </w:t>
        </w:r>
      </w:ins>
      <w:ins w:id="361" w:author="Marcus Fernandes" w:date="2021-07-23T21:52:00Z">
        <w:r w:rsidRPr="00903A76">
          <w:rPr>
            <w:color w:val="000000"/>
          </w:rPr>
          <w:t>ferramentas utilizadas e automatizar certos tipos de relatórios, que podem ser úteis para realizar o fluxo de caixa e avaliar o desempenho dos funcionários e da demanda dos produtos.</w:t>
        </w:r>
      </w:ins>
      <w:del w:id="362" w:author="Marcus Fernandes" w:date="2021-07-23T21:52:00Z">
        <w:r w:rsidR="003D0DD5" w:rsidRPr="00903A76" w:rsidDel="00A14082">
          <w:delText>Descreve</w:delText>
        </w:r>
        <w:r w:rsidR="0003282C" w:rsidRPr="00903A76" w:rsidDel="00A14082">
          <w:delText>-se</w:delText>
        </w:r>
        <w:r w:rsidR="003D0DD5" w:rsidRPr="00903A76" w:rsidDel="00A14082">
          <w:delText xml:space="preserve"> </w:delText>
        </w:r>
        <w:r w:rsidR="0003282C" w:rsidRPr="00903A76" w:rsidDel="00A14082">
          <w:delText xml:space="preserve">aqui </w:delText>
        </w:r>
        <w:r w:rsidR="005910ED" w:rsidRPr="00903A76" w:rsidDel="00A14082">
          <w:delText xml:space="preserve">quais problemas observados pelo cliente em seu negócio os </w:delText>
        </w:r>
        <w:r w:rsidR="003D0DD5" w:rsidRPr="00903A76" w:rsidDel="00A14082">
          <w:delText>produto</w:delText>
        </w:r>
        <w:r w:rsidR="005910ED" w:rsidRPr="00903A76" w:rsidDel="00A14082">
          <w:delText>s listados acima têm por objetivo resolver</w:delText>
        </w:r>
        <w:r w:rsidR="003D0DD5" w:rsidRPr="00903A76" w:rsidDel="00A14082">
          <w:delText>.</w:delText>
        </w:r>
        <w:r w:rsidR="005910ED" w:rsidRPr="00903A76" w:rsidDel="00A14082">
          <w:delText xml:space="preserve"> É importante enunciar missões que possam ser aferidas de alguma maneira, permitindo ao cliente ou à equipe de desenvolvimento mensurar o retorno do investimento (Key Performance Index – KPI).</w:delText>
        </w:r>
        <w:r w:rsidR="003D0DD5" w:rsidRPr="00903A76" w:rsidDel="00A14082">
          <w:delText xml:space="preserve"> </w:delText>
        </w:r>
      </w:del>
    </w:p>
    <w:p w14:paraId="75D9DE25" w14:textId="77777777" w:rsidR="00A14082" w:rsidRPr="00903A76" w:rsidRDefault="00A14082" w:rsidP="003D0DD5">
      <w:pPr>
        <w:pStyle w:val="PSDS-CorpodeTexto"/>
        <w:ind w:left="708"/>
        <w:jc w:val="both"/>
        <w:rPr>
          <w:ins w:id="363" w:author="Marcus Fernandes" w:date="2021-07-23T21:53:00Z"/>
          <w:rFonts w:ascii="Times New Roman" w:hAnsi="Times New Roman"/>
        </w:rPr>
      </w:pPr>
    </w:p>
    <w:p w14:paraId="514C9B31" w14:textId="2C802991" w:rsidR="00572A64" w:rsidDel="00A14082" w:rsidRDefault="00572A64" w:rsidP="003D0DD5">
      <w:pPr>
        <w:pStyle w:val="PSDS-CorpodeTexto"/>
        <w:ind w:left="708"/>
        <w:jc w:val="both"/>
        <w:rPr>
          <w:del w:id="364" w:author="Marcus Fernandes" w:date="2021-07-23T21:52:00Z"/>
          <w:rFonts w:ascii="Times New Roman" w:hAnsi="Times New Roman"/>
        </w:rPr>
      </w:pPr>
    </w:p>
    <w:p w14:paraId="02EA83B7" w14:textId="5173FAC9" w:rsidR="003D0DD5" w:rsidDel="00A14082" w:rsidRDefault="003D0DD5" w:rsidP="003D0DD5">
      <w:pPr>
        <w:pStyle w:val="PSDS-CorpodeTexto"/>
        <w:ind w:left="708"/>
        <w:jc w:val="both"/>
        <w:rPr>
          <w:del w:id="365" w:author="Marcus Fernandes" w:date="2021-07-23T21:52:00Z"/>
          <w:rFonts w:ascii="Times New Roman" w:hAnsi="Times New Roman"/>
          <w:color w:val="0070C0"/>
        </w:rPr>
      </w:pPr>
      <w:del w:id="366" w:author="Marcus Fernandes" w:date="2021-07-23T21:52:00Z">
        <w:r w:rsidRPr="00572A64" w:rsidDel="00A14082">
          <w:rPr>
            <w:rFonts w:ascii="Times New Roman" w:hAnsi="Times New Roman"/>
            <w:color w:val="0070C0"/>
          </w:rPr>
          <w:delText>De preferência, usar um único parágrafo que sintetize a missão a ser desempenhada pelo produto</w:delText>
        </w:r>
        <w:r w:rsidR="00A55FBD" w:rsidDel="00A14082">
          <w:rPr>
            <w:rFonts w:ascii="Times New Roman" w:hAnsi="Times New Roman"/>
            <w:color w:val="0070C0"/>
          </w:rPr>
          <w:delText xml:space="preserve">, </w:delText>
        </w:r>
        <w:r w:rsidR="005910ED" w:rsidDel="00A14082">
          <w:rPr>
            <w:rFonts w:ascii="Times New Roman" w:hAnsi="Times New Roman"/>
            <w:color w:val="0070C0"/>
          </w:rPr>
          <w:delText>esclarecendo</w:delText>
        </w:r>
        <w:r w:rsidRPr="00572A64" w:rsidDel="00A14082">
          <w:rPr>
            <w:rFonts w:ascii="Times New Roman" w:hAnsi="Times New Roman"/>
            <w:color w:val="0070C0"/>
          </w:rPr>
          <w:delText>, que valor</w:delText>
        </w:r>
        <w:r w:rsidR="005910ED" w:rsidDel="00A14082">
          <w:rPr>
            <w:rFonts w:ascii="Times New Roman" w:hAnsi="Times New Roman"/>
            <w:color w:val="0070C0"/>
          </w:rPr>
          <w:delText>es</w:delText>
        </w:r>
        <w:r w:rsidRPr="00572A64" w:rsidDel="00A14082">
          <w:rPr>
            <w:rFonts w:ascii="Times New Roman" w:hAnsi="Times New Roman"/>
            <w:color w:val="0070C0"/>
          </w:rPr>
          <w:delText xml:space="preserve"> o produto </w:delText>
        </w:r>
        <w:r w:rsidR="005910ED" w:rsidDel="00A14082">
          <w:rPr>
            <w:rFonts w:ascii="Times New Roman" w:hAnsi="Times New Roman"/>
            <w:color w:val="0070C0"/>
          </w:rPr>
          <w:delText>deverá agregar</w:delText>
        </w:r>
        <w:r w:rsidRPr="00572A64" w:rsidDel="00A14082">
          <w:rPr>
            <w:rFonts w:ascii="Times New Roman" w:hAnsi="Times New Roman"/>
            <w:color w:val="0070C0"/>
          </w:rPr>
          <w:delText xml:space="preserve"> para o cliente e os usuários.</w:delText>
        </w:r>
        <w:r w:rsidR="00A55FBD" w:rsidDel="00A14082">
          <w:rPr>
            <w:rFonts w:ascii="Times New Roman" w:hAnsi="Times New Roman"/>
            <w:color w:val="0070C0"/>
          </w:rPr>
          <w:delText xml:space="preserve"> </w:delText>
        </w:r>
      </w:del>
    </w:p>
    <w:p w14:paraId="79CBBFF2" w14:textId="6968D113" w:rsidR="00397CFD" w:rsidDel="00A14082" w:rsidRDefault="00397CFD" w:rsidP="003D0DD5">
      <w:pPr>
        <w:pStyle w:val="PSDS-CorpodeTexto"/>
        <w:ind w:left="708"/>
        <w:jc w:val="both"/>
        <w:rPr>
          <w:del w:id="367" w:author="Marcus Fernandes" w:date="2021-07-23T21:52:00Z"/>
          <w:rFonts w:ascii="Times New Roman" w:hAnsi="Times New Roman"/>
          <w:color w:val="0070C0"/>
        </w:rPr>
      </w:pPr>
    </w:p>
    <w:p w14:paraId="188F9729" w14:textId="5DD89488" w:rsidR="00397CFD" w:rsidDel="00A14082" w:rsidRDefault="00397CFD" w:rsidP="003D0DD5">
      <w:pPr>
        <w:pStyle w:val="PSDS-CorpodeTexto"/>
        <w:ind w:left="708"/>
        <w:jc w:val="both"/>
        <w:rPr>
          <w:del w:id="368" w:author="Marcus Fernandes" w:date="2021-07-23T21:52:00Z"/>
          <w:rFonts w:ascii="Times New Roman" w:hAnsi="Times New Roman"/>
          <w:color w:val="0070C0"/>
        </w:rPr>
      </w:pPr>
      <w:del w:id="369" w:author="Marcus Fernandes" w:date="2021-07-23T21:52:00Z">
        <w:r w:rsidDel="00A14082">
          <w:rPr>
            <w:rFonts w:ascii="Times New Roman" w:hAnsi="Times New Roman"/>
            <w:color w:val="0070C0"/>
          </w:rPr>
          <w:delText>Por exemplo:</w:delText>
        </w:r>
      </w:del>
    </w:p>
    <w:p w14:paraId="57A6CE32" w14:textId="7C5774D5" w:rsidR="004B6D79" w:rsidRPr="00572A64" w:rsidDel="00A14082" w:rsidRDefault="00397CFD" w:rsidP="003D0DD5">
      <w:pPr>
        <w:pStyle w:val="PSDS-CorpodeTexto"/>
        <w:ind w:left="708"/>
        <w:jc w:val="both"/>
        <w:rPr>
          <w:del w:id="370" w:author="Marcus Fernandes" w:date="2021-07-23T21:52:00Z"/>
          <w:rFonts w:ascii="Times New Roman" w:hAnsi="Times New Roman"/>
          <w:color w:val="0070C0"/>
        </w:rPr>
      </w:pPr>
      <w:del w:id="371" w:author="Marcus Fernandes" w:date="2021-07-23T21:52:00Z">
        <w:r w:rsidDel="00A14082">
          <w:rPr>
            <w:rFonts w:ascii="Times New Roman" w:hAnsi="Times New Roman"/>
            <w:color w:val="0070C0"/>
          </w:rPr>
          <w:delText>Atualmente, os dados cartográficos coletados de forma manual, por meio de anotações a mão livre em cadernetas de campo</w:delText>
        </w:r>
        <w:r w:rsidR="004B6D79" w:rsidDel="00A14082">
          <w:rPr>
            <w:rFonts w:ascii="Times New Roman" w:hAnsi="Times New Roman"/>
            <w:color w:val="0070C0"/>
          </w:rPr>
          <w:delText xml:space="preserve"> e em croquis de mapas sobre papel quadriculado. Fotos e dados GPS são</w:delText>
        </w:r>
        <w:r w:rsidDel="00A14082">
          <w:rPr>
            <w:rFonts w:ascii="Times New Roman" w:hAnsi="Times New Roman"/>
            <w:color w:val="0070C0"/>
          </w:rPr>
          <w:delText xml:space="preserve"> armazenados </w:delText>
        </w:r>
        <w:r w:rsidR="004B6D79" w:rsidDel="00A14082">
          <w:rPr>
            <w:rFonts w:ascii="Times New Roman" w:hAnsi="Times New Roman"/>
            <w:color w:val="0070C0"/>
          </w:rPr>
          <w:delText>em campo são armazenados de forma</w:delText>
        </w:r>
        <w:r w:rsidDel="00A14082">
          <w:rPr>
            <w:rFonts w:ascii="Times New Roman" w:hAnsi="Times New Roman"/>
            <w:color w:val="0070C0"/>
          </w:rPr>
          <w:delText xml:space="preserve"> dispersa em diferentes dispositivos </w:delText>
        </w:r>
        <w:r w:rsidR="004B6D79" w:rsidDel="00A14082">
          <w:rPr>
            <w:rFonts w:ascii="Times New Roman" w:hAnsi="Times New Roman"/>
            <w:color w:val="0070C0"/>
          </w:rPr>
          <w:delText>de</w:delText>
        </w:r>
        <w:r w:rsidDel="00A14082">
          <w:rPr>
            <w:rFonts w:ascii="Times New Roman" w:hAnsi="Times New Roman"/>
            <w:color w:val="0070C0"/>
          </w:rPr>
          <w:delText xml:space="preserve"> cole</w:delText>
        </w:r>
        <w:r w:rsidR="004B6D79" w:rsidDel="00A14082">
          <w:rPr>
            <w:rFonts w:ascii="Times New Roman" w:hAnsi="Times New Roman"/>
            <w:color w:val="0070C0"/>
          </w:rPr>
          <w:delText xml:space="preserve">ta. Desta maneira, ao retornar dos trabalhos de campo, as equipes consomem muito tempo para transcrever e integrar todos esses dados. Infelizmente, o trabalho manual muitas vezes resulta em falhas e perdas de dados. Por isso, este produto tem por objetivo a redução de tempo de coleta de dados cartográficos, a automação do processo de levantamento de dados, a integração dos dados coletados em um único equipamento de campo e, a posterior integração em um único repositório em nuvem, além de reduzir a perda de dados cartográfico coletados em campo. Destas maneiras, esse produto visa a redução dos custos associados ao levantamento de dados cartográficos em campo e a eliminação de falhas atualmente presente nesse processo.  </w:delText>
        </w:r>
      </w:del>
    </w:p>
    <w:p w14:paraId="354126E3" w14:textId="77777777" w:rsidR="003D0DD5" w:rsidRPr="00572A64" w:rsidRDefault="003D0DD5" w:rsidP="003D0DD5">
      <w:pPr>
        <w:autoSpaceDE w:val="0"/>
        <w:autoSpaceDN w:val="0"/>
        <w:adjustRightInd w:val="0"/>
        <w:jc w:val="both"/>
        <w:rPr>
          <w:i/>
          <w:color w:val="0070C0"/>
        </w:rPr>
      </w:pPr>
    </w:p>
    <w:p w14:paraId="1F7D9A53" w14:textId="693C326A" w:rsidR="003D0DD5" w:rsidRPr="003D0DD5" w:rsidRDefault="0875919E" w:rsidP="003D0DD5">
      <w:pPr>
        <w:pStyle w:val="Ttulo3"/>
      </w:pPr>
      <w:bookmarkStart w:id="372" w:name="_Toc21111859"/>
      <w:r>
        <w:t>Limites do produto</w:t>
      </w:r>
      <w:bookmarkEnd w:id="372"/>
      <w:r w:rsidR="025B807F">
        <w:br/>
      </w:r>
    </w:p>
    <w:p w14:paraId="59F1E4BA" w14:textId="604B5B19" w:rsidR="00A14082" w:rsidRDefault="00A14082" w:rsidP="00A14082">
      <w:pPr>
        <w:pStyle w:val="NormalWeb"/>
        <w:spacing w:before="0" w:beforeAutospacing="0" w:after="0" w:afterAutospacing="0"/>
        <w:jc w:val="both"/>
        <w:rPr>
          <w:ins w:id="373" w:author="Marcus Fernandes" w:date="2021-07-23T21:53:00Z"/>
          <w:lang w:eastAsia="pt-BR"/>
        </w:rPr>
      </w:pPr>
      <w:ins w:id="374" w:author="Marcus Fernandes" w:date="2021-07-23T21:53:00Z">
        <w:r>
          <w:rPr>
            <w:color w:val="000000"/>
            <w:sz w:val="20"/>
            <w:szCs w:val="20"/>
          </w:rPr>
          <w:tab/>
          <w:t>O produto:</w:t>
        </w:r>
      </w:ins>
    </w:p>
    <w:p w14:paraId="2FE09D12" w14:textId="22943FB5" w:rsidR="00A14082" w:rsidRDefault="00A14082" w:rsidP="00A14082">
      <w:pPr>
        <w:pStyle w:val="NormalWeb"/>
        <w:numPr>
          <w:ilvl w:val="0"/>
          <w:numId w:val="22"/>
        </w:numPr>
        <w:spacing w:before="0" w:beforeAutospacing="0" w:after="0" w:afterAutospacing="0"/>
        <w:jc w:val="both"/>
        <w:textAlignment w:val="baseline"/>
        <w:rPr>
          <w:ins w:id="375" w:author="Marcus Fernandes" w:date="2021-08-17T20:56:00Z"/>
          <w:color w:val="000000"/>
          <w:sz w:val="20"/>
          <w:szCs w:val="20"/>
        </w:rPr>
      </w:pPr>
      <w:ins w:id="376" w:author="Marcus Fernandes" w:date="2021-07-23T21:53:00Z">
        <w:r>
          <w:rPr>
            <w:color w:val="000000"/>
            <w:sz w:val="20"/>
            <w:szCs w:val="20"/>
          </w:rPr>
          <w:t>Não gerará relatórios com base em períodos de tempo (dias, semanas, meses, anos, etc.), e sim com base em períodos determinados de transações efetuadas;</w:t>
        </w:r>
      </w:ins>
    </w:p>
    <w:p w14:paraId="2C5CC0DF" w14:textId="4E6CCD92" w:rsidR="006D6CF6" w:rsidRDefault="006D6CF6" w:rsidP="00A14082">
      <w:pPr>
        <w:pStyle w:val="NormalWeb"/>
        <w:numPr>
          <w:ilvl w:val="0"/>
          <w:numId w:val="22"/>
        </w:numPr>
        <w:spacing w:before="0" w:beforeAutospacing="0" w:after="0" w:afterAutospacing="0"/>
        <w:jc w:val="both"/>
        <w:textAlignment w:val="baseline"/>
        <w:rPr>
          <w:ins w:id="377" w:author="Marcus Fernandes" w:date="2021-07-23T21:53:00Z"/>
          <w:color w:val="000000"/>
          <w:sz w:val="20"/>
          <w:szCs w:val="20"/>
        </w:rPr>
      </w:pPr>
      <w:ins w:id="378" w:author="Marcus Fernandes" w:date="2021-08-17T20:56:00Z">
        <w:r>
          <w:rPr>
            <w:color w:val="000000"/>
            <w:sz w:val="20"/>
            <w:szCs w:val="20"/>
          </w:rPr>
          <w:t xml:space="preserve">Não permitirá </w:t>
        </w:r>
      </w:ins>
      <w:ins w:id="379" w:author="Marcus Fernandes" w:date="2021-08-17T20:58:00Z">
        <w:r>
          <w:rPr>
            <w:color w:val="000000"/>
            <w:sz w:val="20"/>
            <w:szCs w:val="20"/>
          </w:rPr>
          <w:t xml:space="preserve">que </w:t>
        </w:r>
      </w:ins>
      <w:ins w:id="380" w:author="Marcus Fernandes" w:date="2021-08-17T20:56:00Z">
        <w:r>
          <w:rPr>
            <w:color w:val="000000"/>
            <w:sz w:val="20"/>
            <w:szCs w:val="20"/>
          </w:rPr>
          <w:t xml:space="preserve">funcionários </w:t>
        </w:r>
      </w:ins>
      <w:ins w:id="381" w:author="Marcus Fernandes" w:date="2021-08-17T20:57:00Z">
        <w:r>
          <w:rPr>
            <w:color w:val="000000"/>
            <w:sz w:val="20"/>
            <w:szCs w:val="20"/>
          </w:rPr>
          <w:t>do setor de vendas</w:t>
        </w:r>
      </w:ins>
      <w:ins w:id="382" w:author="Marcus Fernandes" w:date="2021-08-17T20:58:00Z">
        <w:r>
          <w:rPr>
            <w:color w:val="000000"/>
            <w:sz w:val="20"/>
            <w:szCs w:val="20"/>
          </w:rPr>
          <w:t xml:space="preserve"> acessem o sistema</w:t>
        </w:r>
      </w:ins>
      <w:ins w:id="383" w:author="Marcus Fernandes" w:date="2021-08-17T20:57:00Z">
        <w:r>
          <w:rPr>
            <w:color w:val="000000"/>
            <w:sz w:val="20"/>
            <w:szCs w:val="20"/>
          </w:rPr>
          <w:t xml:space="preserve">, apenas gerentes de caixa </w:t>
        </w:r>
      </w:ins>
      <w:ins w:id="384" w:author="Marcus Fernandes" w:date="2021-08-17T20:58:00Z">
        <w:r>
          <w:rPr>
            <w:color w:val="000000"/>
            <w:sz w:val="20"/>
            <w:szCs w:val="20"/>
          </w:rPr>
          <w:t xml:space="preserve">e administradores </w:t>
        </w:r>
      </w:ins>
      <w:ins w:id="385" w:author="Marcus Fernandes" w:date="2021-08-17T20:57:00Z">
        <w:r>
          <w:rPr>
            <w:color w:val="000000"/>
            <w:sz w:val="20"/>
            <w:szCs w:val="20"/>
          </w:rPr>
          <w:t>possuirão acesso.</w:t>
        </w:r>
      </w:ins>
    </w:p>
    <w:p w14:paraId="56F68BC9" w14:textId="77777777" w:rsidR="00A14082" w:rsidRDefault="00A14082" w:rsidP="00A14082">
      <w:pPr>
        <w:pStyle w:val="NormalWeb"/>
        <w:numPr>
          <w:ilvl w:val="0"/>
          <w:numId w:val="22"/>
        </w:numPr>
        <w:spacing w:before="0" w:beforeAutospacing="0" w:after="0" w:afterAutospacing="0"/>
        <w:jc w:val="both"/>
        <w:textAlignment w:val="baseline"/>
        <w:rPr>
          <w:ins w:id="386" w:author="Marcus Fernandes" w:date="2021-07-23T21:53:00Z"/>
          <w:color w:val="000000"/>
          <w:sz w:val="20"/>
          <w:szCs w:val="20"/>
        </w:rPr>
      </w:pPr>
      <w:ins w:id="387" w:author="Marcus Fernandes" w:date="2021-07-23T21:53:00Z">
        <w:r>
          <w:rPr>
            <w:color w:val="000000"/>
            <w:sz w:val="20"/>
            <w:szCs w:val="20"/>
          </w:rPr>
          <w:t>Não fará gestão de recursos humanos, como o contrato e demissão de novos funcionários, apenas seus salários serão explicitados para que relatórios sobre um fluxo de caixa possa ser gerado;</w:t>
        </w:r>
      </w:ins>
    </w:p>
    <w:p w14:paraId="4B5D8C77" w14:textId="77777777" w:rsidR="00A14082" w:rsidRDefault="00A14082" w:rsidP="00A14082">
      <w:pPr>
        <w:pStyle w:val="NormalWeb"/>
        <w:numPr>
          <w:ilvl w:val="0"/>
          <w:numId w:val="22"/>
        </w:numPr>
        <w:spacing w:before="0" w:beforeAutospacing="0" w:after="0" w:afterAutospacing="0"/>
        <w:jc w:val="both"/>
        <w:textAlignment w:val="baseline"/>
        <w:rPr>
          <w:ins w:id="388" w:author="Marcus Fernandes" w:date="2021-07-23T21:53:00Z"/>
          <w:color w:val="000000"/>
          <w:sz w:val="20"/>
          <w:szCs w:val="20"/>
        </w:rPr>
      </w:pPr>
      <w:ins w:id="389" w:author="Marcus Fernandes" w:date="2021-07-23T21:53:00Z">
        <w:r>
          <w:rPr>
            <w:color w:val="000000"/>
            <w:sz w:val="20"/>
            <w:szCs w:val="20"/>
          </w:rPr>
          <w:lastRenderedPageBreak/>
          <w:t xml:space="preserve">Não analisará a relação entre as lojas e seus fornecedores, apenas o nome dos fornecedores e os produtos comprados serão explicitados. A mesma relação é válida para o pagamento de contas (de luz, aluguel, </w:t>
        </w:r>
        <w:proofErr w:type="spellStart"/>
        <w:r>
          <w:rPr>
            <w:color w:val="000000"/>
            <w:sz w:val="20"/>
            <w:szCs w:val="20"/>
          </w:rPr>
          <w:t>etc</w:t>
        </w:r>
        <w:proofErr w:type="spellEnd"/>
        <w:r>
          <w:rPr>
            <w:color w:val="000000"/>
            <w:sz w:val="20"/>
            <w:szCs w:val="20"/>
          </w:rPr>
          <w:t>);</w:t>
        </w:r>
      </w:ins>
    </w:p>
    <w:p w14:paraId="29D6BA69" w14:textId="77777777" w:rsidR="002756AD" w:rsidRDefault="00A14082">
      <w:pPr>
        <w:pStyle w:val="NormalWeb"/>
        <w:numPr>
          <w:ilvl w:val="0"/>
          <w:numId w:val="22"/>
        </w:numPr>
        <w:spacing w:before="0" w:beforeAutospacing="0" w:after="0" w:afterAutospacing="0"/>
        <w:jc w:val="both"/>
        <w:textAlignment w:val="baseline"/>
        <w:rPr>
          <w:ins w:id="390" w:author="Marcus Fernandes" w:date="2021-08-17T19:35:00Z"/>
          <w:color w:val="000000"/>
          <w:sz w:val="20"/>
          <w:szCs w:val="20"/>
        </w:rPr>
      </w:pPr>
      <w:ins w:id="391" w:author="Marcus Fernandes" w:date="2021-07-23T21:53:00Z">
        <w:r>
          <w:rPr>
            <w:color w:val="000000"/>
            <w:sz w:val="20"/>
            <w:szCs w:val="20"/>
          </w:rPr>
          <w:t>Não gerará arquivos de</w:t>
        </w:r>
      </w:ins>
      <w:ins w:id="392" w:author="Marcus Fernandes" w:date="2021-07-27T19:43:00Z">
        <w:r w:rsidR="002B3B48">
          <w:rPr>
            <w:color w:val="000000"/>
            <w:sz w:val="20"/>
            <w:szCs w:val="20"/>
          </w:rPr>
          <w:t xml:space="preserve"> saída</w:t>
        </w:r>
      </w:ins>
      <w:ins w:id="393" w:author="Marcus Fernandes" w:date="2021-07-23T21:53:00Z">
        <w:r>
          <w:rPr>
            <w:color w:val="000000"/>
            <w:sz w:val="20"/>
            <w:szCs w:val="20"/>
          </w:rPr>
          <w:t>;</w:t>
        </w:r>
      </w:ins>
    </w:p>
    <w:p w14:paraId="30961D0C" w14:textId="780B317C" w:rsidR="003D0DD5" w:rsidRPr="002756AD" w:rsidDel="00A14082" w:rsidRDefault="003D0DD5">
      <w:pPr>
        <w:widowControl/>
        <w:spacing w:line="240" w:lineRule="auto"/>
        <w:rPr>
          <w:del w:id="394" w:author="Marcus Fernandes" w:date="2021-07-23T21:53:00Z"/>
          <w:color w:val="000000"/>
          <w:rPrChange w:id="395" w:author="Marcus Fernandes" w:date="2021-08-17T19:35:00Z">
            <w:rPr>
              <w:del w:id="396" w:author="Marcus Fernandes" w:date="2021-07-23T21:53:00Z"/>
            </w:rPr>
          </w:rPrChange>
        </w:rPr>
        <w:pPrChange w:id="397" w:author="Marcus Fernandes" w:date="2021-08-17T19:35:00Z">
          <w:pPr>
            <w:pStyle w:val="PSDS-CorpodeTexto"/>
            <w:ind w:left="708"/>
            <w:jc w:val="both"/>
          </w:pPr>
        </w:pPrChange>
      </w:pPr>
      <w:del w:id="398" w:author="Marcus Fernandes" w:date="2021-07-23T21:53:00Z">
        <w:r w:rsidRPr="00892FD2" w:rsidDel="00A14082">
          <w:delText>Descreve-se aqui o que o produto não fará</w:delText>
        </w:r>
      </w:del>
    </w:p>
    <w:p w14:paraId="09E5265C" w14:textId="75E3A2C0" w:rsidR="003D0DD5" w:rsidDel="00A14082" w:rsidRDefault="003D0DD5">
      <w:pPr>
        <w:rPr>
          <w:del w:id="399" w:author="Marcus Fernandes" w:date="2021-07-23T21:54:00Z"/>
        </w:rPr>
        <w:pPrChange w:id="400" w:author="Marcus Fernandes" w:date="2021-08-17T19:35:00Z">
          <w:pPr>
            <w:pStyle w:val="CVRDNORMAL"/>
          </w:pPr>
        </w:pPrChange>
      </w:pPr>
    </w:p>
    <w:p w14:paraId="36FD5876" w14:textId="4DB0E0B8" w:rsidR="00756B6B" w:rsidRPr="00756B6B" w:rsidRDefault="00756B6B">
      <w:pPr>
        <w:rPr>
          <w:color w:val="0070C0"/>
        </w:rPr>
        <w:pPrChange w:id="401" w:author="Marcus Fernandes" w:date="2021-08-17T19:35:00Z">
          <w:pPr>
            <w:pStyle w:val="PSDS-CorpodeTexto"/>
            <w:ind w:left="708"/>
            <w:jc w:val="both"/>
          </w:pPr>
        </w:pPrChange>
      </w:pPr>
      <w:del w:id="402" w:author="Marcus Fernandes" w:date="2021-07-23T21:54:00Z">
        <w:r w:rsidRPr="00756B6B" w:rsidDel="00A14082">
          <w:rPr>
            <w:color w:val="0070C0"/>
          </w:rPr>
          <w:delText>O principal objetivo é evitar falsas expectativas por parte do cliente e usuários e explicitar requisitos adiados.</w:delText>
        </w:r>
      </w:del>
    </w:p>
    <w:p w14:paraId="303773D2" w14:textId="4566EF43" w:rsidR="003D0DD5" w:rsidRPr="003D0DD5" w:rsidRDefault="0875919E" w:rsidP="00892FD2">
      <w:pPr>
        <w:pStyle w:val="Ttulo3"/>
        <w:tabs>
          <w:tab w:val="num" w:pos="1134"/>
        </w:tabs>
      </w:pPr>
      <w:bookmarkStart w:id="403" w:name="_Toc21111860"/>
      <w:r>
        <w:t>Benefícios do produto</w:t>
      </w:r>
      <w:bookmarkEnd w:id="403"/>
      <w:r w:rsidR="025B807F">
        <w:br/>
      </w:r>
    </w:p>
    <w:p w14:paraId="2808B880" w14:textId="77777777" w:rsidR="00A14082" w:rsidRDefault="00A14082" w:rsidP="00A14082">
      <w:pPr>
        <w:pStyle w:val="NormalWeb"/>
        <w:spacing w:before="0" w:beforeAutospacing="0" w:after="0" w:afterAutospacing="0"/>
        <w:ind w:left="708"/>
        <w:jc w:val="both"/>
        <w:rPr>
          <w:ins w:id="404" w:author="Marcus Fernandes" w:date="2021-07-23T21:54:00Z"/>
          <w:lang w:eastAsia="pt-BR"/>
        </w:rPr>
      </w:pPr>
      <w:ins w:id="405" w:author="Marcus Fernandes" w:date="2021-07-23T21:54:00Z">
        <w:r>
          <w:rPr>
            <w:color w:val="000000"/>
            <w:sz w:val="20"/>
            <w:szCs w:val="20"/>
          </w:rPr>
          <w:t>Utilizando o produto, os administradores das lojas poderão:</w:t>
        </w:r>
      </w:ins>
    </w:p>
    <w:p w14:paraId="719ADD44" w14:textId="77777777" w:rsidR="00A14082" w:rsidRDefault="00A14082" w:rsidP="00A14082">
      <w:pPr>
        <w:pStyle w:val="NormalWeb"/>
        <w:numPr>
          <w:ilvl w:val="0"/>
          <w:numId w:val="23"/>
        </w:numPr>
        <w:spacing w:before="0" w:beforeAutospacing="0" w:after="0" w:afterAutospacing="0"/>
        <w:jc w:val="both"/>
        <w:textAlignment w:val="baseline"/>
        <w:rPr>
          <w:ins w:id="406" w:author="Marcus Fernandes" w:date="2021-07-23T21:54:00Z"/>
          <w:color w:val="000000"/>
          <w:sz w:val="20"/>
          <w:szCs w:val="20"/>
        </w:rPr>
      </w:pPr>
      <w:ins w:id="407" w:author="Marcus Fernandes" w:date="2021-07-23T21:54:00Z">
        <w:r>
          <w:rPr>
            <w:color w:val="000000"/>
            <w:sz w:val="20"/>
            <w:szCs w:val="20"/>
          </w:rPr>
          <w:t>Fazer o controle de estoque dos produtos;</w:t>
        </w:r>
      </w:ins>
    </w:p>
    <w:p w14:paraId="5D276094" w14:textId="77777777" w:rsidR="00A14082" w:rsidRDefault="00A14082" w:rsidP="00A14082">
      <w:pPr>
        <w:pStyle w:val="NormalWeb"/>
        <w:numPr>
          <w:ilvl w:val="0"/>
          <w:numId w:val="23"/>
        </w:numPr>
        <w:spacing w:before="0" w:beforeAutospacing="0" w:after="0" w:afterAutospacing="0"/>
        <w:jc w:val="both"/>
        <w:textAlignment w:val="baseline"/>
        <w:rPr>
          <w:ins w:id="408" w:author="Marcus Fernandes" w:date="2021-07-23T21:54:00Z"/>
          <w:color w:val="000000"/>
          <w:sz w:val="20"/>
          <w:szCs w:val="20"/>
        </w:rPr>
      </w:pPr>
      <w:ins w:id="409" w:author="Marcus Fernandes" w:date="2021-07-23T21:54:00Z">
        <w:r>
          <w:rPr>
            <w:color w:val="000000"/>
            <w:sz w:val="20"/>
            <w:szCs w:val="20"/>
          </w:rPr>
          <w:t>Registrar transações efetuadas, sejam elas de venda, compra, despesa ou devolução;</w:t>
        </w:r>
      </w:ins>
    </w:p>
    <w:p w14:paraId="4AB0F6BD" w14:textId="77777777" w:rsidR="00A14082" w:rsidRDefault="00A14082" w:rsidP="00A14082">
      <w:pPr>
        <w:pStyle w:val="NormalWeb"/>
        <w:numPr>
          <w:ilvl w:val="0"/>
          <w:numId w:val="23"/>
        </w:numPr>
        <w:spacing w:before="0" w:beforeAutospacing="0" w:after="0" w:afterAutospacing="0"/>
        <w:jc w:val="both"/>
        <w:textAlignment w:val="baseline"/>
        <w:rPr>
          <w:ins w:id="410" w:author="Marcus Fernandes" w:date="2021-07-23T21:54:00Z"/>
          <w:color w:val="000000"/>
          <w:sz w:val="20"/>
          <w:szCs w:val="20"/>
        </w:rPr>
      </w:pPr>
      <w:ins w:id="411" w:author="Marcus Fernandes" w:date="2021-07-23T21:54:00Z">
        <w:r>
          <w:rPr>
            <w:color w:val="000000"/>
            <w:sz w:val="20"/>
            <w:szCs w:val="20"/>
          </w:rPr>
          <w:t>Gerar relatórios automatizados;</w:t>
        </w:r>
      </w:ins>
    </w:p>
    <w:p w14:paraId="1708CAD9" w14:textId="77777777" w:rsidR="002B3B48" w:rsidRDefault="00A14082">
      <w:pPr>
        <w:pStyle w:val="NormalWeb"/>
        <w:numPr>
          <w:ilvl w:val="0"/>
          <w:numId w:val="23"/>
        </w:numPr>
        <w:spacing w:before="0" w:beforeAutospacing="0" w:after="0" w:afterAutospacing="0"/>
        <w:textAlignment w:val="baseline"/>
        <w:rPr>
          <w:ins w:id="412" w:author="Marcus Fernandes" w:date="2021-07-27T19:43:00Z"/>
          <w:color w:val="000000"/>
          <w:sz w:val="20"/>
          <w:szCs w:val="20"/>
        </w:rPr>
      </w:pPr>
      <w:ins w:id="413" w:author="Marcus Fernandes" w:date="2021-07-23T21:54:00Z">
        <w:r>
          <w:rPr>
            <w:color w:val="000000"/>
            <w:sz w:val="20"/>
            <w:szCs w:val="20"/>
          </w:rPr>
          <w:t>Cadastrar administradores de novas lojas e editar este cadastro caso necessário.</w:t>
        </w:r>
      </w:ins>
    </w:p>
    <w:p w14:paraId="01F69CDC" w14:textId="47615350" w:rsidR="00A14082" w:rsidRDefault="002B3B48">
      <w:pPr>
        <w:pStyle w:val="NormalWeb"/>
        <w:numPr>
          <w:ilvl w:val="0"/>
          <w:numId w:val="23"/>
        </w:numPr>
        <w:spacing w:before="0" w:beforeAutospacing="0" w:after="0" w:afterAutospacing="0"/>
        <w:textAlignment w:val="baseline"/>
        <w:rPr>
          <w:ins w:id="414" w:author="Marcus Fernandes" w:date="2021-07-23T21:54:00Z"/>
          <w:color w:val="000000"/>
          <w:sz w:val="20"/>
          <w:szCs w:val="20"/>
        </w:rPr>
        <w:pPrChange w:id="415" w:author="Marcus Fernandes" w:date="2021-07-23T21:55:00Z">
          <w:pPr>
            <w:pStyle w:val="NormalWeb"/>
            <w:numPr>
              <w:numId w:val="23"/>
            </w:numPr>
            <w:tabs>
              <w:tab w:val="num" w:pos="720"/>
            </w:tabs>
            <w:spacing w:before="0" w:beforeAutospacing="0" w:after="0" w:afterAutospacing="0"/>
            <w:ind w:left="720" w:hanging="360"/>
            <w:jc w:val="both"/>
            <w:textAlignment w:val="baseline"/>
          </w:pPr>
        </w:pPrChange>
      </w:pPr>
      <w:ins w:id="416" w:author="Marcus Fernandes" w:date="2021-07-27T19:43:00Z">
        <w:r w:rsidRPr="002B3B48">
          <w:rPr>
            <w:color w:val="000000"/>
            <w:sz w:val="20"/>
            <w:szCs w:val="20"/>
            <w:rPrChange w:id="417" w:author="Marcus Fernandes" w:date="2021-07-27T19:44:00Z">
              <w:rPr>
                <w:color w:val="000000"/>
                <w:sz w:val="20"/>
                <w:szCs w:val="20"/>
                <w:shd w:val="clear" w:color="auto" w:fill="FFFF00"/>
              </w:rPr>
            </w:rPrChange>
          </w:rPr>
          <w:t>Manter um banco de dados atualizado com as operações realizadas durante a execução do programa;</w:t>
        </w:r>
      </w:ins>
      <w:ins w:id="418" w:author="Marcus Fernandes" w:date="2021-07-23T21:54:00Z">
        <w:r w:rsidR="00A14082">
          <w:rPr>
            <w:color w:val="000000"/>
            <w:sz w:val="20"/>
            <w:szCs w:val="20"/>
          </w:rPr>
          <w:br/>
        </w:r>
      </w:ins>
    </w:p>
    <w:p w14:paraId="5A6307AB" w14:textId="460EA56F" w:rsidR="003D0DD5" w:rsidDel="00A14082" w:rsidRDefault="003D0DD5" w:rsidP="00BF08C4">
      <w:pPr>
        <w:pStyle w:val="PSDS-CorpodeTexto"/>
        <w:ind w:left="708"/>
        <w:jc w:val="both"/>
        <w:rPr>
          <w:del w:id="419" w:author="Marcus Fernandes" w:date="2021-07-23T21:54:00Z"/>
          <w:rFonts w:ascii="Times New Roman" w:hAnsi="Times New Roman"/>
        </w:rPr>
      </w:pPr>
      <w:del w:id="420" w:author="Marcus Fernandes" w:date="2021-07-23T21:54:00Z">
        <w:r w:rsidRPr="00BF08C4" w:rsidDel="00A14082">
          <w:rPr>
            <w:rFonts w:ascii="Times New Roman" w:hAnsi="Times New Roman"/>
          </w:rPr>
          <w:delText>Identifica</w:delText>
        </w:r>
        <w:r w:rsidR="0061452B" w:rsidDel="00A14082">
          <w:rPr>
            <w:rFonts w:ascii="Times New Roman" w:hAnsi="Times New Roman"/>
          </w:rPr>
          <w:delText>-se aqui</w:delText>
        </w:r>
        <w:r w:rsidRPr="00BF08C4" w:rsidDel="00A14082">
          <w:rPr>
            <w:rFonts w:ascii="Times New Roman" w:hAnsi="Times New Roman"/>
          </w:rPr>
          <w:delText xml:space="preserve"> </w:delText>
        </w:r>
        <w:r w:rsidR="005910ED" w:rsidDel="00A14082">
          <w:rPr>
            <w:rFonts w:ascii="Times New Roman" w:hAnsi="Times New Roman"/>
          </w:rPr>
          <w:delText>quais</w:delText>
        </w:r>
        <w:r w:rsidRPr="00BF08C4" w:rsidDel="00A14082">
          <w:rPr>
            <w:rFonts w:ascii="Times New Roman" w:hAnsi="Times New Roman"/>
          </w:rPr>
          <w:delText xml:space="preserve"> benefícios </w:delText>
        </w:r>
        <w:r w:rsidR="005910ED" w:rsidDel="00A14082">
          <w:rPr>
            <w:rFonts w:ascii="Times New Roman" w:hAnsi="Times New Roman"/>
          </w:rPr>
          <w:delText xml:space="preserve">espera-se </w:delText>
        </w:r>
        <w:r w:rsidRPr="00BF08C4" w:rsidDel="00A14082">
          <w:rPr>
            <w:rFonts w:ascii="Times New Roman" w:hAnsi="Times New Roman"/>
          </w:rPr>
          <w:delText xml:space="preserve">que </w:delText>
        </w:r>
        <w:r w:rsidR="005910ED" w:rsidDel="00A14082">
          <w:rPr>
            <w:rFonts w:ascii="Times New Roman" w:hAnsi="Times New Roman"/>
          </w:rPr>
          <w:delText>cada tipo de</w:delText>
        </w:r>
        <w:r w:rsidRPr="00BF08C4" w:rsidDel="00A14082">
          <w:rPr>
            <w:rFonts w:ascii="Times New Roman" w:hAnsi="Times New Roman"/>
          </w:rPr>
          <w:delText xml:space="preserve"> usuário </w:delText>
        </w:r>
        <w:r w:rsidR="005910ED" w:rsidDel="00A14082">
          <w:rPr>
            <w:rFonts w:ascii="Times New Roman" w:hAnsi="Times New Roman"/>
          </w:rPr>
          <w:delText>obtenha a partir do uso</w:delText>
        </w:r>
        <w:r w:rsidRPr="00BF08C4" w:rsidDel="00A14082">
          <w:rPr>
            <w:rFonts w:ascii="Times New Roman" w:hAnsi="Times New Roman"/>
          </w:rPr>
          <w:delText xml:space="preserve"> </w:delText>
        </w:r>
        <w:r w:rsidR="005910ED" w:rsidDel="00A14082">
          <w:rPr>
            <w:rFonts w:ascii="Times New Roman" w:hAnsi="Times New Roman"/>
          </w:rPr>
          <w:delText>d</w:delText>
        </w:r>
        <w:r w:rsidRPr="00BF08C4" w:rsidDel="00A14082">
          <w:rPr>
            <w:rFonts w:ascii="Times New Roman" w:hAnsi="Times New Roman"/>
          </w:rPr>
          <w:delText>o produto.</w:delText>
        </w:r>
      </w:del>
    </w:p>
    <w:p w14:paraId="242A16CC" w14:textId="3AED801F" w:rsidR="0003282C" w:rsidDel="00A14082" w:rsidRDefault="0003282C" w:rsidP="00BF08C4">
      <w:pPr>
        <w:pStyle w:val="PSDS-CorpodeTexto"/>
        <w:ind w:left="708"/>
        <w:jc w:val="both"/>
        <w:rPr>
          <w:del w:id="421" w:author="Marcus Fernandes" w:date="2021-07-23T21:54:00Z"/>
          <w:rFonts w:ascii="Times New Roman" w:hAnsi="Times New Roman"/>
        </w:rPr>
      </w:pPr>
    </w:p>
    <w:p w14:paraId="7DB94442" w14:textId="30F0FC38" w:rsidR="00377447" w:rsidRPr="005B315B" w:rsidDel="00A14082" w:rsidRDefault="005B315B" w:rsidP="005B315B">
      <w:pPr>
        <w:pStyle w:val="PSDS-CorpodeTexto"/>
        <w:ind w:left="708"/>
        <w:jc w:val="both"/>
        <w:rPr>
          <w:del w:id="422" w:author="Marcus Fernandes" w:date="2021-07-23T21:54:00Z"/>
          <w:rFonts w:ascii="Times New Roman" w:hAnsi="Times New Roman"/>
          <w:color w:val="0070C0"/>
        </w:rPr>
      </w:pPr>
      <w:del w:id="423" w:author="Marcus Fernandes" w:date="2021-07-23T21:54:00Z">
        <w:r w:rsidRPr="005B315B" w:rsidDel="00A14082">
          <w:rPr>
            <w:rFonts w:ascii="Times New Roman" w:hAnsi="Times New Roman"/>
            <w:color w:val="0070C0"/>
          </w:rPr>
          <w:delText xml:space="preserve">Associar </w:delText>
        </w:r>
        <w:r w:rsidDel="00A14082">
          <w:rPr>
            <w:rFonts w:ascii="Times New Roman" w:hAnsi="Times New Roman"/>
            <w:color w:val="0070C0"/>
          </w:rPr>
          <w:delText>funções e benefícios torna</w:delText>
        </w:r>
        <w:r w:rsidRPr="005B315B" w:rsidDel="00A14082">
          <w:rPr>
            <w:rFonts w:ascii="Times New Roman" w:hAnsi="Times New Roman"/>
            <w:color w:val="0070C0"/>
          </w:rPr>
          <w:delText xml:space="preserve"> possível fazer a priorização dos requisitos funcionais</w:delText>
        </w:r>
        <w:r w:rsidDel="00A14082">
          <w:rPr>
            <w:rFonts w:ascii="Times New Roman" w:hAnsi="Times New Roman"/>
            <w:color w:val="0070C0"/>
          </w:rPr>
          <w:delText>.</w:delText>
        </w:r>
      </w:del>
    </w:p>
    <w:p w14:paraId="477C8200" w14:textId="77777777" w:rsidR="00BF08C4" w:rsidRDefault="006F26C5" w:rsidP="00BF08C4">
      <w:pPr>
        <w:pStyle w:val="Ttulo2"/>
        <w:tabs>
          <w:tab w:val="num" w:pos="1134"/>
        </w:tabs>
      </w:pPr>
      <w:bookmarkStart w:id="424" w:name="_Toc21111861"/>
      <w:bookmarkEnd w:id="232"/>
      <w:r>
        <w:t>Servi</w:t>
      </w:r>
      <w:r w:rsidRPr="006F26C5">
        <w:t>ç</w:t>
      </w:r>
      <w:r>
        <w:t>o</w:t>
      </w:r>
      <w:r w:rsidR="00397CFD">
        <w:t>s</w:t>
      </w:r>
      <w:r>
        <w:t xml:space="preserve"> ofere</w:t>
      </w:r>
      <w:r w:rsidRPr="006F26C5">
        <w:t>c</w:t>
      </w:r>
      <w:r>
        <w:t>idos pelo produto</w:t>
      </w:r>
      <w:bookmarkEnd w:id="424"/>
    </w:p>
    <w:p w14:paraId="0E9414BE" w14:textId="77777777" w:rsidR="00BF08C4" w:rsidRDefault="00BF08C4" w:rsidP="00BF08C4"/>
    <w:p w14:paraId="7A5FAEE4" w14:textId="77777777" w:rsidR="00A14082" w:rsidRDefault="00A14082" w:rsidP="00A14082">
      <w:pPr>
        <w:pStyle w:val="NormalWeb"/>
        <w:spacing w:before="0" w:beforeAutospacing="0" w:after="0" w:afterAutospacing="0"/>
        <w:ind w:left="708"/>
        <w:jc w:val="both"/>
        <w:rPr>
          <w:ins w:id="425" w:author="Marcus Fernandes" w:date="2021-07-23T21:55:00Z"/>
          <w:lang w:eastAsia="pt-BR"/>
        </w:rPr>
      </w:pPr>
      <w:ins w:id="426" w:author="Marcus Fernandes" w:date="2021-07-23T21:55:00Z">
        <w:r>
          <w:rPr>
            <w:color w:val="000000"/>
            <w:sz w:val="20"/>
            <w:szCs w:val="20"/>
          </w:rPr>
          <w:t>Os serviços oferecidos pelo produto são:</w:t>
        </w:r>
      </w:ins>
    </w:p>
    <w:p w14:paraId="43C550B2" w14:textId="77777777" w:rsidR="00A14082" w:rsidRDefault="00A14082" w:rsidP="00A14082">
      <w:pPr>
        <w:pStyle w:val="NormalWeb"/>
        <w:numPr>
          <w:ilvl w:val="0"/>
          <w:numId w:val="24"/>
        </w:numPr>
        <w:spacing w:before="0" w:beforeAutospacing="0" w:after="0" w:afterAutospacing="0"/>
        <w:ind w:left="1440"/>
        <w:jc w:val="both"/>
        <w:textAlignment w:val="baseline"/>
        <w:rPr>
          <w:ins w:id="427" w:author="Marcus Fernandes" w:date="2021-07-23T21:55:00Z"/>
          <w:color w:val="000000"/>
          <w:sz w:val="20"/>
          <w:szCs w:val="20"/>
        </w:rPr>
      </w:pPr>
      <w:ins w:id="428" w:author="Marcus Fernandes" w:date="2021-07-23T21:55:00Z">
        <w:r>
          <w:rPr>
            <w:color w:val="000000"/>
            <w:sz w:val="20"/>
            <w:szCs w:val="20"/>
          </w:rPr>
          <w:t>Gerir transações de venda.</w:t>
        </w:r>
      </w:ins>
    </w:p>
    <w:p w14:paraId="03B59DDA" w14:textId="77777777" w:rsidR="00A14082" w:rsidRDefault="00A14082" w:rsidP="00A14082">
      <w:pPr>
        <w:pStyle w:val="NormalWeb"/>
        <w:numPr>
          <w:ilvl w:val="0"/>
          <w:numId w:val="24"/>
        </w:numPr>
        <w:spacing w:before="0" w:beforeAutospacing="0" w:after="0" w:afterAutospacing="0"/>
        <w:ind w:left="1440"/>
        <w:jc w:val="both"/>
        <w:textAlignment w:val="baseline"/>
        <w:rPr>
          <w:ins w:id="429" w:author="Marcus Fernandes" w:date="2021-07-23T21:55:00Z"/>
          <w:color w:val="000000"/>
          <w:sz w:val="20"/>
          <w:szCs w:val="20"/>
        </w:rPr>
      </w:pPr>
      <w:ins w:id="430" w:author="Marcus Fernandes" w:date="2021-07-23T21:55:00Z">
        <w:r>
          <w:rPr>
            <w:color w:val="000000"/>
            <w:sz w:val="20"/>
            <w:szCs w:val="20"/>
          </w:rPr>
          <w:t>Gerir transações de compra.</w:t>
        </w:r>
      </w:ins>
    </w:p>
    <w:p w14:paraId="697557DC" w14:textId="77777777" w:rsidR="00A14082" w:rsidRDefault="00A14082" w:rsidP="00A14082">
      <w:pPr>
        <w:pStyle w:val="NormalWeb"/>
        <w:numPr>
          <w:ilvl w:val="0"/>
          <w:numId w:val="24"/>
        </w:numPr>
        <w:spacing w:before="0" w:beforeAutospacing="0" w:after="0" w:afterAutospacing="0"/>
        <w:ind w:left="1440"/>
        <w:jc w:val="both"/>
        <w:textAlignment w:val="baseline"/>
        <w:rPr>
          <w:ins w:id="431" w:author="Marcus Fernandes" w:date="2021-07-23T21:55:00Z"/>
          <w:color w:val="000000"/>
          <w:sz w:val="20"/>
          <w:szCs w:val="20"/>
        </w:rPr>
      </w:pPr>
      <w:ins w:id="432" w:author="Marcus Fernandes" w:date="2021-07-23T21:55:00Z">
        <w:r>
          <w:rPr>
            <w:color w:val="000000"/>
            <w:sz w:val="20"/>
            <w:szCs w:val="20"/>
          </w:rPr>
          <w:t>Gerir transações de despesa.</w:t>
        </w:r>
      </w:ins>
    </w:p>
    <w:p w14:paraId="55B87E71" w14:textId="77777777" w:rsidR="00A14082" w:rsidRDefault="00A14082" w:rsidP="00A14082">
      <w:pPr>
        <w:pStyle w:val="NormalWeb"/>
        <w:numPr>
          <w:ilvl w:val="0"/>
          <w:numId w:val="24"/>
        </w:numPr>
        <w:spacing w:before="0" w:beforeAutospacing="0" w:after="0" w:afterAutospacing="0"/>
        <w:ind w:left="1440"/>
        <w:jc w:val="both"/>
        <w:textAlignment w:val="baseline"/>
        <w:rPr>
          <w:ins w:id="433" w:author="Marcus Fernandes" w:date="2021-07-23T21:55:00Z"/>
          <w:color w:val="000000"/>
          <w:sz w:val="20"/>
          <w:szCs w:val="20"/>
        </w:rPr>
      </w:pPr>
      <w:ins w:id="434" w:author="Marcus Fernandes" w:date="2021-07-23T21:55:00Z">
        <w:r>
          <w:rPr>
            <w:color w:val="000000"/>
            <w:sz w:val="20"/>
            <w:szCs w:val="20"/>
          </w:rPr>
          <w:t>Gerir transações de devolução.</w:t>
        </w:r>
      </w:ins>
    </w:p>
    <w:p w14:paraId="21D7A7FE" w14:textId="77777777" w:rsidR="00A14082" w:rsidRDefault="00A14082" w:rsidP="00A14082">
      <w:pPr>
        <w:pStyle w:val="NormalWeb"/>
        <w:numPr>
          <w:ilvl w:val="0"/>
          <w:numId w:val="24"/>
        </w:numPr>
        <w:spacing w:before="0" w:beforeAutospacing="0" w:after="0" w:afterAutospacing="0"/>
        <w:ind w:left="1440"/>
        <w:jc w:val="both"/>
        <w:textAlignment w:val="baseline"/>
        <w:rPr>
          <w:ins w:id="435" w:author="Marcus Fernandes" w:date="2021-07-23T21:55:00Z"/>
          <w:color w:val="000000"/>
          <w:sz w:val="20"/>
          <w:szCs w:val="20"/>
        </w:rPr>
      </w:pPr>
      <w:ins w:id="436" w:author="Marcus Fernandes" w:date="2021-07-23T21:55:00Z">
        <w:r>
          <w:rPr>
            <w:color w:val="000000"/>
            <w:sz w:val="20"/>
            <w:szCs w:val="20"/>
          </w:rPr>
          <w:t>Gerar relatórios de estoque.</w:t>
        </w:r>
      </w:ins>
    </w:p>
    <w:p w14:paraId="6954872C" w14:textId="77777777" w:rsidR="00A14082" w:rsidRDefault="00A14082" w:rsidP="00A14082">
      <w:pPr>
        <w:pStyle w:val="NormalWeb"/>
        <w:numPr>
          <w:ilvl w:val="0"/>
          <w:numId w:val="24"/>
        </w:numPr>
        <w:spacing w:before="0" w:beforeAutospacing="0" w:after="0" w:afterAutospacing="0"/>
        <w:ind w:left="1440"/>
        <w:jc w:val="both"/>
        <w:textAlignment w:val="baseline"/>
        <w:rPr>
          <w:ins w:id="437" w:author="Marcus Fernandes" w:date="2021-07-23T21:55:00Z"/>
          <w:color w:val="000000"/>
          <w:sz w:val="20"/>
          <w:szCs w:val="20"/>
        </w:rPr>
      </w:pPr>
      <w:ins w:id="438" w:author="Marcus Fernandes" w:date="2021-07-23T21:55:00Z">
        <w:r>
          <w:rPr>
            <w:color w:val="000000"/>
            <w:sz w:val="20"/>
            <w:szCs w:val="20"/>
          </w:rPr>
          <w:t>Gerar relatórios de vendas.</w:t>
        </w:r>
      </w:ins>
    </w:p>
    <w:p w14:paraId="6AD2A342" w14:textId="77777777" w:rsidR="00A14082" w:rsidRDefault="00A14082" w:rsidP="00A14082">
      <w:pPr>
        <w:pStyle w:val="NormalWeb"/>
        <w:numPr>
          <w:ilvl w:val="0"/>
          <w:numId w:val="24"/>
        </w:numPr>
        <w:spacing w:before="0" w:beforeAutospacing="0" w:after="0" w:afterAutospacing="0"/>
        <w:ind w:left="1440"/>
        <w:jc w:val="both"/>
        <w:textAlignment w:val="baseline"/>
        <w:rPr>
          <w:ins w:id="439" w:author="Marcus Fernandes" w:date="2021-07-23T21:55:00Z"/>
          <w:color w:val="000000"/>
          <w:sz w:val="20"/>
          <w:szCs w:val="20"/>
        </w:rPr>
      </w:pPr>
      <w:ins w:id="440" w:author="Marcus Fernandes" w:date="2021-07-23T21:55:00Z">
        <w:r>
          <w:rPr>
            <w:color w:val="000000"/>
            <w:sz w:val="20"/>
            <w:szCs w:val="20"/>
          </w:rPr>
          <w:t>Gerar relatórios sobre vendedores.</w:t>
        </w:r>
      </w:ins>
    </w:p>
    <w:p w14:paraId="2DCE19FB" w14:textId="77777777" w:rsidR="00A14082" w:rsidRDefault="00A14082" w:rsidP="00A14082">
      <w:pPr>
        <w:pStyle w:val="NormalWeb"/>
        <w:numPr>
          <w:ilvl w:val="0"/>
          <w:numId w:val="24"/>
        </w:numPr>
        <w:spacing w:before="0" w:beforeAutospacing="0" w:after="0" w:afterAutospacing="0"/>
        <w:ind w:left="1440"/>
        <w:jc w:val="both"/>
        <w:textAlignment w:val="baseline"/>
        <w:rPr>
          <w:ins w:id="441" w:author="Marcus Fernandes" w:date="2021-07-23T21:55:00Z"/>
          <w:color w:val="000000"/>
          <w:sz w:val="20"/>
          <w:szCs w:val="20"/>
        </w:rPr>
      </w:pPr>
      <w:ins w:id="442" w:author="Marcus Fernandes" w:date="2021-07-23T21:55:00Z">
        <w:r>
          <w:rPr>
            <w:color w:val="000000"/>
            <w:sz w:val="20"/>
            <w:szCs w:val="20"/>
          </w:rPr>
          <w:t>Gerir estoque.</w:t>
        </w:r>
      </w:ins>
    </w:p>
    <w:p w14:paraId="56C78787" w14:textId="77777777" w:rsidR="00A14082" w:rsidRDefault="00A14082" w:rsidP="00A14082">
      <w:pPr>
        <w:pStyle w:val="NormalWeb"/>
        <w:numPr>
          <w:ilvl w:val="0"/>
          <w:numId w:val="24"/>
        </w:numPr>
        <w:spacing w:before="0" w:beforeAutospacing="0" w:after="0" w:afterAutospacing="0"/>
        <w:ind w:left="1440"/>
        <w:jc w:val="both"/>
        <w:textAlignment w:val="baseline"/>
        <w:rPr>
          <w:ins w:id="443" w:author="Marcus Fernandes" w:date="2021-07-23T21:55:00Z"/>
          <w:color w:val="000000"/>
          <w:sz w:val="20"/>
          <w:szCs w:val="20"/>
        </w:rPr>
      </w:pPr>
      <w:ins w:id="444" w:author="Marcus Fernandes" w:date="2021-07-23T21:55:00Z">
        <w:r>
          <w:rPr>
            <w:color w:val="000000"/>
            <w:sz w:val="20"/>
            <w:szCs w:val="20"/>
          </w:rPr>
          <w:t>Gerir administradores.</w:t>
        </w:r>
      </w:ins>
    </w:p>
    <w:p w14:paraId="61EC6F39" w14:textId="28F00D7C" w:rsidR="009C4FFE" w:rsidDel="00A14082" w:rsidRDefault="009C4FFE" w:rsidP="009C4FFE">
      <w:pPr>
        <w:ind w:left="720"/>
        <w:rPr>
          <w:del w:id="445" w:author="Marcus Fernandes" w:date="2021-07-23T21:55:00Z"/>
          <w:color w:val="0070C0"/>
        </w:rPr>
      </w:pPr>
      <w:del w:id="446" w:author="Marcus Fernandes" w:date="2021-07-23T21:55:00Z">
        <w:r w:rsidDel="00A14082">
          <w:rPr>
            <w:color w:val="0070C0"/>
          </w:rPr>
          <w:delText>Serviços são grupamentos de funcionalidades oferecidas por um sistema. É preciso idealizar serviços que sejam independentes dos demais, por isso, ao agrupar funcionalidades em serviços é preciso ter em mente dois critérios:</w:delText>
        </w:r>
      </w:del>
    </w:p>
    <w:p w14:paraId="4673D25F" w14:textId="6850DD86" w:rsidR="009C4FFE" w:rsidDel="00A14082" w:rsidRDefault="009C4FFE" w:rsidP="009C4FFE">
      <w:pPr>
        <w:pStyle w:val="PSDS-CorpodeTexto"/>
        <w:numPr>
          <w:ilvl w:val="0"/>
          <w:numId w:val="16"/>
        </w:numPr>
        <w:jc w:val="both"/>
        <w:rPr>
          <w:del w:id="447" w:author="Marcus Fernandes" w:date="2021-07-23T21:55:00Z"/>
          <w:rFonts w:ascii="Times New Roman" w:hAnsi="Times New Roman"/>
          <w:color w:val="0070C0"/>
        </w:rPr>
      </w:pPr>
      <w:del w:id="448" w:author="Marcus Fernandes" w:date="2021-07-23T21:55:00Z">
        <w:r w:rsidDel="00A14082">
          <w:rPr>
            <w:rFonts w:ascii="Times New Roman" w:hAnsi="Times New Roman"/>
            <w:color w:val="0070C0"/>
          </w:rPr>
          <w:delText>Alta coesão: Todas as funcionalidades para a construção de um serviço estão nele inseridas</w:delText>
        </w:r>
        <w:r w:rsidRPr="00572A64" w:rsidDel="00A14082">
          <w:rPr>
            <w:rFonts w:ascii="Times New Roman" w:hAnsi="Times New Roman"/>
            <w:color w:val="0070C0"/>
          </w:rPr>
          <w:delText>.</w:delText>
        </w:r>
      </w:del>
    </w:p>
    <w:p w14:paraId="645A593B" w14:textId="0EA566A6" w:rsidR="009C4FFE" w:rsidRPr="00572A64" w:rsidDel="00A14082" w:rsidRDefault="009C4FFE" w:rsidP="009C4FFE">
      <w:pPr>
        <w:pStyle w:val="PSDS-CorpodeTexto"/>
        <w:numPr>
          <w:ilvl w:val="0"/>
          <w:numId w:val="16"/>
        </w:numPr>
        <w:jc w:val="both"/>
        <w:rPr>
          <w:del w:id="449" w:author="Marcus Fernandes" w:date="2021-07-23T21:55:00Z"/>
          <w:rFonts w:ascii="Times New Roman" w:hAnsi="Times New Roman"/>
          <w:color w:val="0070C0"/>
        </w:rPr>
      </w:pPr>
      <w:del w:id="450" w:author="Marcus Fernandes" w:date="2021-07-23T21:55:00Z">
        <w:r w:rsidDel="00A14082">
          <w:rPr>
            <w:rFonts w:ascii="Times New Roman" w:hAnsi="Times New Roman"/>
            <w:color w:val="0070C0"/>
          </w:rPr>
          <w:delText>Fraco acoplamento: As funcionalidades de um serviço devem depender o mínimo possível de funcionalidades de outro serviço para seu corretamente funcionamento. Na medida do possível, cada serviço deve ser capaz de funcionar de forma isolada e independente.</w:delText>
        </w:r>
      </w:del>
    </w:p>
    <w:p w14:paraId="791E1AA6" w14:textId="77777777" w:rsidR="009C4FFE" w:rsidRPr="009C4FFE" w:rsidRDefault="009C4FFE" w:rsidP="009C4FFE">
      <w:pPr>
        <w:ind w:left="720"/>
      </w:pPr>
    </w:p>
    <w:p w14:paraId="12F159EE" w14:textId="785BFBE7" w:rsidR="00046A21" w:rsidDel="002756AD" w:rsidRDefault="00046A21" w:rsidP="00254669">
      <w:pPr>
        <w:pStyle w:val="Ttulo3"/>
        <w:rPr>
          <w:del w:id="451" w:author="Marcus Fernandes" w:date="2021-08-17T19:36:00Z"/>
        </w:rPr>
      </w:pPr>
      <w:bookmarkStart w:id="452" w:name="_Toc21111862"/>
      <w:del w:id="453" w:author="Marcus Fernandes" w:date="2021-08-19T10:53:00Z">
        <w:r w:rsidRPr="00254669" w:rsidDel="00686ABC">
          <w:delText xml:space="preserve">Diagrama </w:delText>
        </w:r>
        <w:r w:rsidR="00254669" w:rsidRPr="00254669" w:rsidDel="00686ABC">
          <w:delText xml:space="preserve">de </w:delText>
        </w:r>
        <w:r w:rsidR="00254669" w:rsidDel="00686ABC">
          <w:delText>contexto</w:delText>
        </w:r>
      </w:del>
      <w:bookmarkEnd w:id="452"/>
      <w:ins w:id="454" w:author="Marcus Fernandes" w:date="2021-08-19T10:53:00Z">
        <w:r w:rsidR="00686ABC">
          <w:t>Descrição de atores</w:t>
        </w:r>
      </w:ins>
    </w:p>
    <w:p w14:paraId="5013AA3F" w14:textId="77777777" w:rsidR="00EE1C66" w:rsidRPr="002756AD" w:rsidRDefault="00EE1C66">
      <w:pPr>
        <w:pStyle w:val="Ttulo3"/>
        <w:rPr>
          <w:sz w:val="22"/>
          <w:szCs w:val="22"/>
          <w:lang w:eastAsia="pt-BR"/>
          <w:rPrChange w:id="455" w:author="Marcus Fernandes" w:date="2021-08-17T19:36:00Z">
            <w:rPr>
              <w:lang w:eastAsia="pt-BR"/>
            </w:rPr>
          </w:rPrChange>
        </w:rPr>
        <w:pPrChange w:id="456" w:author="Marcus Fernandes" w:date="2021-08-17T19:36:00Z">
          <w:pPr>
            <w:widowControl/>
            <w:autoSpaceDE w:val="0"/>
            <w:autoSpaceDN w:val="0"/>
            <w:adjustRightInd w:val="0"/>
            <w:spacing w:line="240" w:lineRule="auto"/>
          </w:pPr>
        </w:pPrChange>
      </w:pPr>
    </w:p>
    <w:p w14:paraId="1D7701DD" w14:textId="55CAB760" w:rsidR="00EE1C66" w:rsidDel="00A14082" w:rsidRDefault="00EE1C66" w:rsidP="00EE1C66">
      <w:pPr>
        <w:pStyle w:val="PSDS-CorpodeTexto"/>
        <w:ind w:left="708"/>
        <w:jc w:val="both"/>
        <w:rPr>
          <w:del w:id="457" w:author="Marcus Fernandes" w:date="2021-07-23T21:55:00Z"/>
          <w:rFonts w:ascii="Times New Roman" w:hAnsi="Times New Roman"/>
        </w:rPr>
      </w:pPr>
      <w:del w:id="458" w:author="Marcus Fernandes" w:date="2021-07-23T21:55:00Z">
        <w:r w:rsidRPr="00EE1C66" w:rsidDel="00A14082">
          <w:rPr>
            <w:rFonts w:ascii="Times New Roman" w:hAnsi="Times New Roman"/>
          </w:rPr>
          <w:delText xml:space="preserve">Inclui-se aqui </w:delText>
        </w:r>
        <w:r w:rsidR="002018F1" w:rsidDel="00A14082">
          <w:rPr>
            <w:rFonts w:ascii="Times New Roman" w:hAnsi="Times New Roman"/>
          </w:rPr>
          <w:delText>o</w:delText>
        </w:r>
        <w:r w:rsidRPr="00EE1C66" w:rsidDel="00A14082">
          <w:rPr>
            <w:rFonts w:ascii="Times New Roman" w:hAnsi="Times New Roman"/>
          </w:rPr>
          <w:delText xml:space="preserve"> diagrama de contexto</w:delText>
        </w:r>
        <w:r w:rsidR="002018F1" w:rsidDel="00A14082">
          <w:rPr>
            <w:rFonts w:ascii="Times New Roman" w:hAnsi="Times New Roman"/>
          </w:rPr>
          <w:delText xml:space="preserve"> do sistema</w:delText>
        </w:r>
        <w:r w:rsidDel="00A14082">
          <w:rPr>
            <w:rFonts w:ascii="Times New Roman" w:hAnsi="Times New Roman"/>
          </w:rPr>
          <w:delText xml:space="preserve">. </w:delText>
        </w:r>
      </w:del>
    </w:p>
    <w:p w14:paraId="798F3FFE" w14:textId="0BBC9C7F" w:rsidR="00EE1C66" w:rsidDel="00A14082" w:rsidRDefault="00EE1C66" w:rsidP="00EE1C66">
      <w:pPr>
        <w:pStyle w:val="PSDS-CorpodeTexto"/>
        <w:ind w:left="708"/>
        <w:jc w:val="both"/>
        <w:rPr>
          <w:del w:id="459" w:author="Marcus Fernandes" w:date="2021-07-23T21:55:00Z"/>
          <w:rFonts w:ascii="Times New Roman" w:hAnsi="Times New Roman"/>
        </w:rPr>
      </w:pPr>
    </w:p>
    <w:p w14:paraId="0796E2C5" w14:textId="2FA3233E" w:rsidR="00EE1C66" w:rsidDel="00A14082" w:rsidRDefault="00EE1C66" w:rsidP="00EE1C66">
      <w:pPr>
        <w:pStyle w:val="PSDS-CorpodeTexto"/>
        <w:ind w:left="708"/>
        <w:jc w:val="both"/>
        <w:rPr>
          <w:del w:id="460" w:author="Marcus Fernandes" w:date="2021-07-23T21:55:00Z"/>
          <w:rFonts w:ascii="Times New Roman" w:hAnsi="Times New Roman"/>
          <w:color w:val="0070C0"/>
          <w:sz w:val="18"/>
        </w:rPr>
      </w:pPr>
      <w:del w:id="461" w:author="Marcus Fernandes" w:date="2021-07-23T21:55:00Z">
        <w:r w:rsidRPr="00EE1C66" w:rsidDel="00A14082">
          <w:rPr>
            <w:rFonts w:ascii="Times New Roman" w:hAnsi="Times New Roman"/>
            <w:color w:val="0070C0"/>
            <w:sz w:val="18"/>
          </w:rPr>
          <w:delText>Is</w:delText>
        </w:r>
        <w:r w:rsidR="00426B51" w:rsidDel="00A14082">
          <w:rPr>
            <w:rFonts w:ascii="Times New Roman" w:hAnsi="Times New Roman"/>
            <w:color w:val="0070C0"/>
            <w:sz w:val="18"/>
          </w:rPr>
          <w:delText>t</w:delText>
        </w:r>
        <w:r w:rsidRPr="00EE1C66" w:rsidDel="00A14082">
          <w:rPr>
            <w:rFonts w:ascii="Times New Roman" w:hAnsi="Times New Roman"/>
            <w:color w:val="0070C0"/>
            <w:sz w:val="18"/>
          </w:rPr>
          <w:delText xml:space="preserve">o é, um diagrama de casos de uso que mostre as interfaces do sistema em seu ambiente de </w:delText>
        </w:r>
        <w:r w:rsidR="001A7E32" w:rsidRPr="00EE1C66" w:rsidDel="00A14082">
          <w:rPr>
            <w:rFonts w:ascii="Times New Roman" w:hAnsi="Times New Roman"/>
            <w:color w:val="0070C0"/>
            <w:sz w:val="18"/>
          </w:rPr>
          <w:delText>operação</w:delText>
        </w:r>
        <w:r w:rsidRPr="00EE1C66" w:rsidDel="00A14082">
          <w:rPr>
            <w:rFonts w:ascii="Times New Roman" w:hAnsi="Times New Roman"/>
            <w:color w:val="0070C0"/>
            <w:sz w:val="18"/>
          </w:rPr>
          <w:delText xml:space="preserve">. É importante apresentar </w:delText>
        </w:r>
        <w:r w:rsidR="00A02B8C" w:rsidDel="00A14082">
          <w:rPr>
            <w:rFonts w:ascii="Times New Roman" w:hAnsi="Times New Roman"/>
            <w:color w:val="0070C0"/>
            <w:sz w:val="18"/>
          </w:rPr>
          <w:delText xml:space="preserve">os </w:delText>
        </w:r>
        <w:r w:rsidRPr="00EE1C66" w:rsidDel="00A14082">
          <w:rPr>
            <w:rFonts w:ascii="Times New Roman" w:hAnsi="Times New Roman"/>
            <w:color w:val="0070C0"/>
            <w:sz w:val="18"/>
          </w:rPr>
          <w:delText xml:space="preserve">diversos atores (tipos de usuários) que </w:delText>
        </w:r>
        <w:r w:rsidR="001A7E32" w:rsidRPr="00EE1C66" w:rsidDel="00A14082">
          <w:rPr>
            <w:rFonts w:ascii="Times New Roman" w:hAnsi="Times New Roman"/>
            <w:color w:val="0070C0"/>
            <w:sz w:val="18"/>
          </w:rPr>
          <w:delText>interagem</w:delText>
        </w:r>
        <w:r w:rsidRPr="00EE1C66" w:rsidDel="00A14082">
          <w:rPr>
            <w:rFonts w:ascii="Times New Roman" w:hAnsi="Times New Roman"/>
            <w:color w:val="0070C0"/>
            <w:sz w:val="18"/>
          </w:rPr>
          <w:delText xml:space="preserve"> com o sistema, sejam esses atores pessoas, hardware ou outro sistema.</w:delText>
        </w:r>
        <w:r w:rsidR="002018F1" w:rsidDel="00A14082">
          <w:rPr>
            <w:rFonts w:ascii="Times New Roman" w:hAnsi="Times New Roman"/>
            <w:color w:val="0070C0"/>
            <w:sz w:val="18"/>
          </w:rPr>
          <w:delText xml:space="preserve"> </w:delText>
        </w:r>
        <w:r w:rsidR="002018F1" w:rsidRPr="002018F1" w:rsidDel="00A14082">
          <w:rPr>
            <w:rFonts w:ascii="Times New Roman" w:hAnsi="Times New Roman"/>
            <w:color w:val="0070C0"/>
            <w:sz w:val="18"/>
          </w:rPr>
          <w:delText xml:space="preserve">Cada caso de uso corresponde a um </w:delText>
        </w:r>
        <w:r w:rsidR="001A7E32" w:rsidRPr="002018F1" w:rsidDel="00A14082">
          <w:rPr>
            <w:rFonts w:ascii="Times New Roman" w:hAnsi="Times New Roman"/>
            <w:color w:val="0070C0"/>
            <w:sz w:val="18"/>
          </w:rPr>
          <w:delText>serviço</w:delText>
        </w:r>
        <w:r w:rsidR="002018F1" w:rsidRPr="002018F1" w:rsidDel="00A14082">
          <w:rPr>
            <w:rFonts w:ascii="Times New Roman" w:hAnsi="Times New Roman"/>
            <w:color w:val="0070C0"/>
            <w:sz w:val="18"/>
          </w:rPr>
          <w:delText xml:space="preserve"> (</w:delText>
        </w:r>
        <w:r w:rsidR="001A7E32" w:rsidRPr="002018F1" w:rsidDel="00A14082">
          <w:rPr>
            <w:rFonts w:ascii="Times New Roman" w:hAnsi="Times New Roman"/>
            <w:color w:val="0070C0"/>
            <w:sz w:val="18"/>
          </w:rPr>
          <w:delText>macro funcionalidade</w:delText>
        </w:r>
        <w:r w:rsidR="002018F1" w:rsidRPr="002018F1" w:rsidDel="00A14082">
          <w:rPr>
            <w:rFonts w:ascii="Times New Roman" w:hAnsi="Times New Roman"/>
            <w:color w:val="0070C0"/>
            <w:sz w:val="18"/>
          </w:rPr>
          <w:delText>) oferecido pelo sistema.</w:delText>
        </w:r>
      </w:del>
    </w:p>
    <w:p w14:paraId="42865DD5" w14:textId="689FDF72" w:rsidR="00A02B8C" w:rsidDel="002756AD" w:rsidRDefault="00A02B8C" w:rsidP="002756AD">
      <w:pPr>
        <w:pStyle w:val="PSDS-CorpodeTexto"/>
        <w:ind w:left="708"/>
        <w:jc w:val="both"/>
        <w:rPr>
          <w:del w:id="462" w:author="Marcus Fernandes" w:date="2021-08-17T19:36:00Z"/>
          <w:rFonts w:ascii="Times New Roman" w:hAnsi="Times New Roman"/>
          <w:color w:val="0070C0"/>
          <w:sz w:val="18"/>
        </w:rPr>
      </w:pPr>
    </w:p>
    <w:p w14:paraId="6FFF2D3A" w14:textId="77777777" w:rsidR="002756AD" w:rsidRDefault="002756AD" w:rsidP="00EE1C66">
      <w:pPr>
        <w:pStyle w:val="PSDS-CorpodeTexto"/>
        <w:ind w:left="708"/>
        <w:jc w:val="both"/>
        <w:rPr>
          <w:ins w:id="463" w:author="Marcus Fernandes" w:date="2021-08-17T19:36:00Z"/>
          <w:rFonts w:ascii="Times New Roman" w:hAnsi="Times New Roman"/>
          <w:color w:val="0070C0"/>
          <w:sz w:val="18"/>
        </w:rPr>
      </w:pPr>
    </w:p>
    <w:p w14:paraId="37CA8C0C" w14:textId="42189569" w:rsidR="00A02B8C" w:rsidRPr="00505E73" w:rsidDel="002756AD" w:rsidRDefault="00686ABC">
      <w:pPr>
        <w:pStyle w:val="PSDS-CorpodeTexto"/>
        <w:ind w:left="708"/>
        <w:jc w:val="center"/>
        <w:rPr>
          <w:del w:id="464" w:author="Marcus Fernandes" w:date="2021-08-17T19:36:00Z"/>
          <w:rFonts w:ascii="Times New Roman" w:hAnsi="Times New Roman"/>
          <w:color w:val="0070C0"/>
          <w:sz w:val="18"/>
        </w:rPr>
      </w:pPr>
      <w:ins w:id="465" w:author="Marcus Fernandes" w:date="2021-08-19T10:57:00Z">
        <w:r>
          <w:rPr>
            <w:noProof/>
          </w:rPr>
          <w:drawing>
            <wp:inline distT="0" distB="0" distL="0" distR="0" wp14:anchorId="4428A693" wp14:editId="668B2F8A">
              <wp:extent cx="4052620" cy="2281764"/>
              <wp:effectExtent l="0" t="0" r="508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9672" cy="2291365"/>
                      </a:xfrm>
                      <a:prstGeom prst="rect">
                        <a:avLst/>
                      </a:prstGeom>
                    </pic:spPr>
                  </pic:pic>
                </a:graphicData>
              </a:graphic>
            </wp:inline>
          </w:drawing>
        </w:r>
      </w:ins>
      <w:ins w:id="466" w:author="Marcus Fernandes" w:date="2021-08-17T20:14:00Z">
        <w:r w:rsidR="00505E73">
          <w:rPr>
            <w:rFonts w:ascii="Times New Roman" w:hAnsi="Times New Roman"/>
            <w:color w:val="0070C0"/>
            <w:sz w:val="18"/>
          </w:rPr>
          <w:br/>
        </w:r>
      </w:ins>
      <w:del w:id="467" w:author="Marcus Fernandes" w:date="2021-07-23T21:55:00Z">
        <w:r w:rsidR="002018F1" w:rsidRPr="00505E73" w:rsidDel="00A14082">
          <w:rPr>
            <w:rFonts w:ascii="Times New Roman" w:hAnsi="Times New Roman"/>
            <w:noProof/>
            <w:color w:val="0070C0"/>
            <w:sz w:val="18"/>
            <w:rPrChange w:id="468" w:author="Marcus Fernandes" w:date="2021-08-17T20:15:00Z">
              <w:rPr>
                <w:noProof/>
                <w:color w:val="0070C0"/>
                <w:sz w:val="18"/>
              </w:rPr>
            </w:rPrChange>
          </w:rPr>
          <w:drawing>
            <wp:inline distT="0" distB="0" distL="0" distR="0" wp14:anchorId="389A5C07" wp14:editId="630EFB30">
              <wp:extent cx="3161472" cy="3133756"/>
              <wp:effectExtent l="19050" t="0" r="82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162379" cy="3134655"/>
                      </a:xfrm>
                      <a:prstGeom prst="rect">
                        <a:avLst/>
                      </a:prstGeom>
                      <a:noFill/>
                      <a:ln w="9525">
                        <a:noFill/>
                        <a:miter lim="800000"/>
                        <a:headEnd/>
                        <a:tailEnd/>
                      </a:ln>
                    </pic:spPr>
                  </pic:pic>
                </a:graphicData>
              </a:graphic>
            </wp:inline>
          </w:drawing>
        </w:r>
      </w:del>
    </w:p>
    <w:p w14:paraId="15DE5CDC" w14:textId="2B490F9D" w:rsidR="00686ABC" w:rsidRDefault="00A02B8C" w:rsidP="00686ABC">
      <w:pPr>
        <w:pStyle w:val="PSDS-CorpodeTexto"/>
        <w:ind w:left="708"/>
        <w:jc w:val="center"/>
        <w:rPr>
          <w:ins w:id="469" w:author="Marcus Fernandes" w:date="2021-08-19T11:42:00Z"/>
          <w:rFonts w:ascii="Times New Roman" w:hAnsi="Times New Roman"/>
        </w:rPr>
      </w:pPr>
      <w:del w:id="470" w:author="Marcus Fernandes" w:date="2021-07-24T21:51:00Z">
        <w:r w:rsidRPr="00505E73" w:rsidDel="00BE1F54">
          <w:rPr>
            <w:rFonts w:ascii="Times New Roman" w:hAnsi="Times New Roman"/>
            <w:i/>
            <w:iCs/>
            <w:sz w:val="18"/>
            <w:rPrChange w:id="471" w:author="Marcus Fernandes" w:date="2021-08-17T20:15:00Z">
              <w:rPr>
                <w:color w:val="0070C0"/>
                <w:sz w:val="18"/>
              </w:rPr>
            </w:rPrChange>
          </w:rPr>
          <w:delText xml:space="preserve">Figura </w:delText>
        </w:r>
      </w:del>
      <w:ins w:id="472" w:author="Marcus Fernandes" w:date="2021-07-24T21:51:00Z">
        <w:r w:rsidR="00BE1F54" w:rsidRPr="00505E73">
          <w:rPr>
            <w:i/>
            <w:iCs/>
            <w:sz w:val="18"/>
          </w:rPr>
          <w:t>Imagem</w:t>
        </w:r>
        <w:r w:rsidR="00BE1F54" w:rsidRPr="00505E73">
          <w:rPr>
            <w:rFonts w:ascii="Times New Roman" w:hAnsi="Times New Roman"/>
            <w:i/>
            <w:iCs/>
            <w:sz w:val="18"/>
            <w:rPrChange w:id="473" w:author="Marcus Fernandes" w:date="2021-08-17T20:15:00Z">
              <w:rPr>
                <w:color w:val="0070C0"/>
                <w:sz w:val="18"/>
              </w:rPr>
            </w:rPrChange>
          </w:rPr>
          <w:t xml:space="preserve"> </w:t>
        </w:r>
      </w:ins>
      <w:r w:rsidRPr="00505E73">
        <w:rPr>
          <w:rFonts w:ascii="Times New Roman" w:hAnsi="Times New Roman"/>
          <w:i/>
          <w:iCs/>
          <w:sz w:val="18"/>
          <w:rPrChange w:id="474" w:author="Marcus Fernandes" w:date="2021-08-17T20:15:00Z">
            <w:rPr>
              <w:color w:val="0070C0"/>
              <w:sz w:val="18"/>
            </w:rPr>
          </w:rPrChange>
        </w:rPr>
        <w:t xml:space="preserve">1 – </w:t>
      </w:r>
      <w:ins w:id="475" w:author="Marcus Fernandes" w:date="2021-08-19T11:02:00Z">
        <w:r w:rsidR="00686ABC" w:rsidRPr="00DA37C6">
          <w:rPr>
            <w:rFonts w:ascii="Times New Roman" w:hAnsi="Times New Roman"/>
            <w:i/>
            <w:iCs/>
            <w:sz w:val="18"/>
          </w:rPr>
          <w:t>Diagrama de Atores do Sistema.</w:t>
        </w:r>
      </w:ins>
      <w:ins w:id="476" w:author="Marcus Fernandes" w:date="2021-08-19T11:03:00Z">
        <w:r w:rsidR="00686ABC">
          <w:rPr>
            <w:rFonts w:ascii="Times New Roman" w:hAnsi="Times New Roman"/>
            <w:i/>
            <w:iCs/>
            <w:sz w:val="18"/>
          </w:rPr>
          <w:br/>
        </w:r>
        <w:r w:rsidR="00686ABC">
          <w:rPr>
            <w:rFonts w:ascii="Times New Roman" w:hAnsi="Times New Roman"/>
            <w:i/>
            <w:iCs/>
            <w:sz w:val="18"/>
          </w:rPr>
          <w:br/>
        </w:r>
        <w:r w:rsidR="00686ABC">
          <w:rPr>
            <w:rFonts w:ascii="Times New Roman" w:hAnsi="Times New Roman"/>
            <w:i/>
            <w:iCs/>
            <w:sz w:val="18"/>
          </w:rPr>
          <w:br/>
        </w:r>
        <w:r w:rsidR="00686ABC">
          <w:rPr>
            <w:rFonts w:ascii="Times New Roman" w:hAnsi="Times New Roman"/>
            <w:i/>
            <w:iCs/>
            <w:sz w:val="18"/>
          </w:rPr>
          <w:br/>
        </w:r>
      </w:ins>
    </w:p>
    <w:p w14:paraId="2CE8C617" w14:textId="77777777" w:rsidR="00066991" w:rsidRPr="00EE1C66" w:rsidRDefault="00066991" w:rsidP="00686ABC">
      <w:pPr>
        <w:pStyle w:val="PSDS-CorpodeTexto"/>
        <w:ind w:left="708"/>
        <w:jc w:val="center"/>
        <w:rPr>
          <w:ins w:id="477" w:author="Marcus Fernandes" w:date="2021-08-19T11:02:00Z"/>
          <w:rFonts w:ascii="Times New Roman" w:hAnsi="Times New Roman"/>
        </w:rPr>
      </w:pPr>
    </w:p>
    <w:p w14:paraId="706B6FC3" w14:textId="3C11A03B" w:rsidR="00A02B8C" w:rsidRPr="00505E73" w:rsidDel="00505E73" w:rsidRDefault="00A02B8C">
      <w:pPr>
        <w:pStyle w:val="PSDS-CorpodeTexto"/>
        <w:ind w:left="708"/>
        <w:jc w:val="center"/>
        <w:rPr>
          <w:del w:id="478" w:author="Marcus Fernandes" w:date="2021-08-17T19:14:00Z"/>
          <w:rFonts w:ascii="Times New Roman" w:hAnsi="Times New Roman"/>
          <w:i/>
          <w:iCs/>
          <w:sz w:val="18"/>
          <w:rPrChange w:id="479" w:author="Marcus Fernandes" w:date="2021-08-17T20:15:00Z">
            <w:rPr>
              <w:del w:id="480" w:author="Marcus Fernandes" w:date="2021-08-17T19:14:00Z"/>
              <w:i/>
              <w:iCs/>
              <w:sz w:val="18"/>
            </w:rPr>
          </w:rPrChange>
        </w:rPr>
      </w:pPr>
      <w:del w:id="481" w:author="Marcus Fernandes" w:date="2021-08-19T11:02:00Z">
        <w:r w:rsidRPr="00505E73" w:rsidDel="00686ABC">
          <w:rPr>
            <w:rFonts w:ascii="Times New Roman" w:hAnsi="Times New Roman"/>
            <w:i/>
            <w:iCs/>
            <w:sz w:val="18"/>
            <w:rPrChange w:id="482" w:author="Marcus Fernandes" w:date="2021-08-17T20:15:00Z">
              <w:rPr>
                <w:color w:val="0070C0"/>
                <w:sz w:val="18"/>
              </w:rPr>
            </w:rPrChange>
          </w:rPr>
          <w:delText>Diagrama de Contexto do Sistema</w:delText>
        </w:r>
      </w:del>
    </w:p>
    <w:p w14:paraId="7DDB325B" w14:textId="77777777" w:rsidR="00505E73" w:rsidRPr="000A3A08" w:rsidRDefault="00505E73">
      <w:pPr>
        <w:pStyle w:val="PSDS-CorpodeTexto"/>
        <w:ind w:left="708"/>
        <w:jc w:val="center"/>
        <w:rPr>
          <w:ins w:id="483" w:author="Marcus Fernandes" w:date="2021-08-17T20:14:00Z"/>
          <w:rFonts w:ascii="Times New Roman" w:hAnsi="Times New Roman"/>
          <w:i/>
          <w:iCs/>
          <w:sz w:val="18"/>
          <w:rPrChange w:id="484" w:author="Marcus Fernandes" w:date="2021-07-24T21:50:00Z">
            <w:rPr>
              <w:ins w:id="485" w:author="Marcus Fernandes" w:date="2021-08-17T20:14:00Z"/>
              <w:rFonts w:ascii="Times New Roman" w:hAnsi="Times New Roman"/>
              <w:color w:val="0070C0"/>
              <w:sz w:val="18"/>
            </w:rPr>
          </w:rPrChange>
        </w:rPr>
      </w:pPr>
    </w:p>
    <w:p w14:paraId="48A1D4CC" w14:textId="0EB700E7" w:rsidR="00A14082" w:rsidRPr="0049125F" w:rsidDel="00686ABC" w:rsidRDefault="00EE1C66">
      <w:pPr>
        <w:pStyle w:val="PSDS-CorpodeTexto"/>
        <w:ind w:left="708"/>
        <w:jc w:val="center"/>
        <w:rPr>
          <w:del w:id="486" w:author="Marcus Fernandes" w:date="2021-08-19T11:02:00Z"/>
          <w:rFonts w:cs="Arial"/>
          <w:rPrChange w:id="487" w:author="Marcus Fernandes" w:date="2021-08-19T11:04:00Z">
            <w:rPr>
              <w:del w:id="488" w:author="Marcus Fernandes" w:date="2021-08-19T11:02:00Z"/>
              <w:rFonts w:ascii="Times New Roman" w:hAnsi="Times New Roman"/>
            </w:rPr>
          </w:rPrChange>
        </w:rPr>
        <w:pPrChange w:id="489" w:author="Marcus Fernandes" w:date="2021-08-17T19:36:00Z">
          <w:pPr>
            <w:pStyle w:val="PSDS-CorpodeTexto"/>
            <w:ind w:left="708"/>
            <w:jc w:val="both"/>
          </w:pPr>
        </w:pPrChange>
      </w:pPr>
      <w:del w:id="490" w:author="Marcus Fernandes" w:date="2021-07-23T21:56:00Z">
        <w:r w:rsidRPr="0049125F" w:rsidDel="00A14082">
          <w:rPr>
            <w:rFonts w:cs="Arial"/>
            <w:rPrChange w:id="491" w:author="Marcus Fernandes" w:date="2021-08-19T11:04:00Z">
              <w:rPr/>
            </w:rPrChange>
          </w:rPr>
          <w:lastRenderedPageBreak/>
          <w:delText>.</w:delText>
        </w:r>
      </w:del>
    </w:p>
    <w:p w14:paraId="08C4070C" w14:textId="69B04431" w:rsidR="00066991" w:rsidRDefault="00EE1C66" w:rsidP="00EE1C66">
      <w:pPr>
        <w:pStyle w:val="Ttulo3"/>
        <w:rPr>
          <w:ins w:id="492" w:author="Marcus Fernandes" w:date="2021-08-19T11:42:00Z"/>
        </w:rPr>
      </w:pPr>
      <w:bookmarkStart w:id="493" w:name="_Toc21111863"/>
      <w:del w:id="494" w:author="Marcus Fernandes" w:date="2021-07-23T21:59:00Z">
        <w:r w:rsidRPr="0049125F" w:rsidDel="00375F92">
          <w:delText>Descricão</w:delText>
        </w:r>
      </w:del>
      <w:ins w:id="495" w:author="Marcus Fernandes" w:date="2021-08-19T11:03:00Z">
        <w:r w:rsidR="00686ABC" w:rsidRPr="0049125F">
          <w:rPr>
            <w:rPrChange w:id="496" w:author="Marcus Fernandes" w:date="2021-08-19T11:04:00Z">
              <w:rPr>
                <w:rFonts w:ascii="Times New Roman" w:hAnsi="Times New Roman"/>
              </w:rPr>
            </w:rPrChange>
          </w:rPr>
          <w:t xml:space="preserve">Diagrama </w:t>
        </w:r>
      </w:ins>
      <w:ins w:id="497" w:author="Marcus Fernandes" w:date="2021-08-19T11:44:00Z">
        <w:r w:rsidR="00066991">
          <w:t>dos at</w:t>
        </w:r>
      </w:ins>
      <w:ins w:id="498" w:author="Marcus Fernandes" w:date="2021-08-19T11:45:00Z">
        <w:r w:rsidR="00066991">
          <w:t>ores</w:t>
        </w:r>
      </w:ins>
    </w:p>
    <w:p w14:paraId="1522DAA0" w14:textId="77777777" w:rsidR="00066991" w:rsidRDefault="00066991" w:rsidP="00066991">
      <w:pPr>
        <w:pStyle w:val="Legenda"/>
        <w:keepNext/>
        <w:jc w:val="center"/>
        <w:rPr>
          <w:ins w:id="499" w:author="Marcus Fernandes" w:date="2021-08-19T11:43:00Z"/>
        </w:rPr>
      </w:pPr>
    </w:p>
    <w:p w14:paraId="186634B6" w14:textId="5CB2AC5C" w:rsidR="00066991" w:rsidRPr="00DA37C6" w:rsidRDefault="00066991">
      <w:pPr>
        <w:pStyle w:val="Legenda"/>
        <w:keepNext/>
        <w:tabs>
          <w:tab w:val="left" w:pos="345"/>
        </w:tabs>
        <w:jc w:val="center"/>
        <w:rPr>
          <w:ins w:id="500" w:author="Marcus Fernandes" w:date="2021-08-19T11:42:00Z"/>
          <w:rFonts w:ascii="Times New Roman" w:hAnsi="Times New Roman"/>
        </w:rPr>
        <w:pPrChange w:id="501" w:author="Marcus Fernandes" w:date="2021-08-19T11:43:00Z">
          <w:pPr>
            <w:pStyle w:val="Legenda"/>
            <w:keepNext/>
            <w:jc w:val="center"/>
          </w:pPr>
        </w:pPrChange>
      </w:pPr>
      <w:ins w:id="502" w:author="Marcus Fernandes" w:date="2021-08-19T11:42:00Z">
        <w:r w:rsidRPr="00DA37C6">
          <w:rPr>
            <w:rFonts w:ascii="Times New Roman" w:hAnsi="Times New Roman"/>
          </w:rPr>
          <w:t xml:space="preserve">Tabela </w:t>
        </w:r>
        <w:r w:rsidRPr="00DA37C6">
          <w:rPr>
            <w:rFonts w:ascii="Times New Roman" w:hAnsi="Times New Roman"/>
          </w:rPr>
          <w:fldChar w:fldCharType="begin"/>
        </w:r>
        <w:r w:rsidRPr="00DA37C6">
          <w:rPr>
            <w:rFonts w:ascii="Times New Roman" w:hAnsi="Times New Roman"/>
          </w:rPr>
          <w:instrText xml:space="preserve"> SEQ Tabela \* ARABIC </w:instrText>
        </w:r>
        <w:r w:rsidRPr="00DA37C6">
          <w:rPr>
            <w:rFonts w:ascii="Times New Roman" w:hAnsi="Times New Roman"/>
          </w:rPr>
          <w:fldChar w:fldCharType="separate"/>
        </w:r>
        <w:r w:rsidRPr="00DA37C6">
          <w:rPr>
            <w:rFonts w:ascii="Times New Roman" w:hAnsi="Times New Roman"/>
            <w:noProof/>
          </w:rPr>
          <w:t>1</w:t>
        </w:r>
        <w:r w:rsidRPr="00DA37C6">
          <w:rPr>
            <w:rFonts w:ascii="Times New Roman" w:hAnsi="Times New Roman"/>
          </w:rPr>
          <w:fldChar w:fldCharType="end"/>
        </w:r>
        <w:r w:rsidRPr="00DA37C6">
          <w:rPr>
            <w:rFonts w:ascii="Times New Roman" w:hAnsi="Times New Roman"/>
          </w:rPr>
          <w:t>: Lista d</w:t>
        </w:r>
      </w:ins>
      <w:ins w:id="503" w:author="Marcus Fernandes" w:date="2021-08-19T11:45:00Z">
        <w:r>
          <w:rPr>
            <w:rFonts w:ascii="Times New Roman" w:hAnsi="Times New Roman"/>
          </w:rPr>
          <w:t>os</w:t>
        </w:r>
      </w:ins>
      <w:ins w:id="504" w:author="Marcus Fernandes" w:date="2021-08-19T11:42:00Z">
        <w:r w:rsidRPr="00DA37C6">
          <w:rPr>
            <w:rFonts w:ascii="Times New Roman" w:hAnsi="Times New Roman"/>
          </w:rPr>
          <w:t xml:space="preserve"> </w:t>
        </w:r>
        <w:r>
          <w:rPr>
            <w:rFonts w:ascii="Times New Roman" w:hAnsi="Times New Roman"/>
          </w:rPr>
          <w:t>Atores</w:t>
        </w:r>
      </w:ins>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80"/>
        <w:gridCol w:w="1727"/>
        <w:gridCol w:w="2536"/>
        <w:gridCol w:w="2175"/>
        <w:gridCol w:w="1942"/>
      </w:tblGrid>
      <w:tr w:rsidR="00066991" w:rsidRPr="00995A0C" w14:paraId="6A879487" w14:textId="77777777" w:rsidTr="004008FB">
        <w:trPr>
          <w:tblHeader/>
          <w:jc w:val="center"/>
          <w:ins w:id="505" w:author="Marcus Fernandes" w:date="2021-08-19T11:42:00Z"/>
        </w:trPr>
        <w:tc>
          <w:tcPr>
            <w:tcW w:w="980" w:type="dxa"/>
            <w:shd w:val="clear" w:color="auto" w:fill="003366"/>
            <w:vAlign w:val="center"/>
          </w:tcPr>
          <w:p w14:paraId="2400E829" w14:textId="77777777" w:rsidR="00066991" w:rsidRPr="00565CD0" w:rsidRDefault="00066991" w:rsidP="004008FB">
            <w:pPr>
              <w:jc w:val="center"/>
              <w:rPr>
                <w:ins w:id="506" w:author="Marcus Fernandes" w:date="2021-08-19T11:42:00Z"/>
                <w:b/>
                <w:color w:val="FFFFFF"/>
              </w:rPr>
            </w:pPr>
            <w:ins w:id="507" w:author="Marcus Fernandes" w:date="2021-08-19T11:42:00Z">
              <w:r w:rsidRPr="00565CD0">
                <w:rPr>
                  <w:b/>
                  <w:color w:val="FFFFFF"/>
                </w:rPr>
                <w:t>N</w:t>
              </w:r>
              <w:r>
                <w:rPr>
                  <w:b/>
                  <w:color w:val="FFFFFF"/>
                </w:rPr>
                <w:t>úmero</w:t>
              </w:r>
            </w:ins>
          </w:p>
        </w:tc>
        <w:tc>
          <w:tcPr>
            <w:tcW w:w="1727" w:type="dxa"/>
            <w:shd w:val="clear" w:color="auto" w:fill="003366"/>
            <w:vAlign w:val="center"/>
          </w:tcPr>
          <w:p w14:paraId="51D72FA8" w14:textId="77777777" w:rsidR="00066991" w:rsidRPr="00565CD0" w:rsidRDefault="00066991" w:rsidP="004008FB">
            <w:pPr>
              <w:jc w:val="center"/>
              <w:rPr>
                <w:ins w:id="508" w:author="Marcus Fernandes" w:date="2021-08-19T11:42:00Z"/>
                <w:b/>
                <w:color w:val="FFFFFF"/>
              </w:rPr>
            </w:pPr>
            <w:ins w:id="509" w:author="Marcus Fernandes" w:date="2021-08-19T11:42:00Z">
              <w:r>
                <w:rPr>
                  <w:b/>
                </w:rPr>
                <w:t>Ator</w:t>
              </w:r>
            </w:ins>
          </w:p>
        </w:tc>
        <w:tc>
          <w:tcPr>
            <w:tcW w:w="2536" w:type="dxa"/>
            <w:shd w:val="clear" w:color="auto" w:fill="003366"/>
            <w:vAlign w:val="center"/>
          </w:tcPr>
          <w:p w14:paraId="474C13CD" w14:textId="77777777" w:rsidR="00066991" w:rsidRPr="00565CD0" w:rsidRDefault="00066991" w:rsidP="004008FB">
            <w:pPr>
              <w:jc w:val="center"/>
              <w:rPr>
                <w:ins w:id="510" w:author="Marcus Fernandes" w:date="2021-08-19T11:42:00Z"/>
                <w:b/>
                <w:color w:val="FFFFFF"/>
              </w:rPr>
            </w:pPr>
            <w:ins w:id="511" w:author="Marcus Fernandes" w:date="2021-08-19T11:42:00Z">
              <w:r>
                <w:rPr>
                  <w:b/>
                  <w:color w:val="FFFFFF"/>
                </w:rPr>
                <w:t>Des</w:t>
              </w:r>
              <w:r w:rsidRPr="00046A21">
                <w:rPr>
                  <w:b/>
                </w:rPr>
                <w:t>c</w:t>
              </w:r>
              <w:r>
                <w:rPr>
                  <w:b/>
                </w:rPr>
                <w:t>ri</w:t>
              </w:r>
              <w:r w:rsidRPr="00565CD0">
                <w:rPr>
                  <w:b/>
                  <w:color w:val="FFFFFF"/>
                </w:rPr>
                <w:t>ç</w:t>
              </w:r>
              <w:r>
                <w:rPr>
                  <w:b/>
                  <w:color w:val="FFFFFF"/>
                </w:rPr>
                <w:t>ão</w:t>
              </w:r>
            </w:ins>
          </w:p>
        </w:tc>
        <w:tc>
          <w:tcPr>
            <w:tcW w:w="2175" w:type="dxa"/>
            <w:shd w:val="clear" w:color="auto" w:fill="003366"/>
          </w:tcPr>
          <w:p w14:paraId="4CA07C29" w14:textId="77777777" w:rsidR="00066991" w:rsidRPr="00995A0C" w:rsidRDefault="00066991" w:rsidP="004008FB">
            <w:pPr>
              <w:jc w:val="center"/>
              <w:rPr>
                <w:ins w:id="512" w:author="Marcus Fernandes" w:date="2021-08-19T11:42:00Z"/>
                <w:b/>
                <w:color w:val="FFFFFF"/>
              </w:rPr>
            </w:pPr>
            <w:ins w:id="513" w:author="Marcus Fernandes" w:date="2021-08-19T11:42:00Z">
              <w:r>
                <w:rPr>
                  <w:b/>
                  <w:color w:val="FFFFFF"/>
                </w:rPr>
                <w:t>Nível de Instru</w:t>
              </w:r>
              <w:r w:rsidRPr="00B80CC1">
                <w:rPr>
                  <w:b/>
                </w:rPr>
                <w:t>ção</w:t>
              </w:r>
            </w:ins>
          </w:p>
        </w:tc>
        <w:tc>
          <w:tcPr>
            <w:tcW w:w="1942" w:type="dxa"/>
            <w:shd w:val="clear" w:color="auto" w:fill="003366"/>
          </w:tcPr>
          <w:p w14:paraId="43C7FED2" w14:textId="77777777" w:rsidR="00066991" w:rsidRDefault="00066991" w:rsidP="004008FB">
            <w:pPr>
              <w:jc w:val="center"/>
              <w:rPr>
                <w:ins w:id="514" w:author="Marcus Fernandes" w:date="2021-08-19T11:42:00Z"/>
                <w:b/>
                <w:color w:val="FFFFFF"/>
              </w:rPr>
            </w:pPr>
            <w:ins w:id="515" w:author="Marcus Fernandes" w:date="2021-08-19T11:42:00Z">
              <w:r>
                <w:rPr>
                  <w:b/>
                  <w:color w:val="FFFFFF"/>
                </w:rPr>
                <w:t>Profi</w:t>
              </w:r>
              <w:r w:rsidRPr="00046A21">
                <w:rPr>
                  <w:b/>
                </w:rPr>
                <w:t>c</w:t>
              </w:r>
              <w:r>
                <w:rPr>
                  <w:b/>
                </w:rPr>
                <w:t>iên</w:t>
              </w:r>
              <w:r w:rsidRPr="00046A21">
                <w:rPr>
                  <w:b/>
                </w:rPr>
                <w:t>c</w:t>
              </w:r>
              <w:r>
                <w:rPr>
                  <w:b/>
                </w:rPr>
                <w:t>ia na Aplica</w:t>
              </w:r>
              <w:r w:rsidRPr="00B80CC1">
                <w:rPr>
                  <w:b/>
                </w:rPr>
                <w:t>ção</w:t>
              </w:r>
            </w:ins>
          </w:p>
        </w:tc>
      </w:tr>
      <w:tr w:rsidR="00066991" w:rsidRPr="00254669" w14:paraId="0338FC43" w14:textId="77777777" w:rsidTr="004008FB">
        <w:trPr>
          <w:cantSplit/>
          <w:jc w:val="center"/>
          <w:ins w:id="516" w:author="Marcus Fernandes" w:date="2021-08-19T11:42:00Z"/>
        </w:trPr>
        <w:tc>
          <w:tcPr>
            <w:tcW w:w="980" w:type="dxa"/>
            <w:vAlign w:val="center"/>
          </w:tcPr>
          <w:p w14:paraId="6E5A01DE" w14:textId="77777777" w:rsidR="00066991" w:rsidRPr="00046A21" w:rsidRDefault="00066991" w:rsidP="004008FB">
            <w:pPr>
              <w:pStyle w:val="NormalPeq"/>
              <w:jc w:val="left"/>
              <w:rPr>
                <w:ins w:id="517" w:author="Marcus Fernandes" w:date="2021-08-19T11:42:00Z"/>
                <w:rFonts w:ascii="Times New Roman" w:hAnsi="Times New Roman"/>
                <w:sz w:val="20"/>
                <w:szCs w:val="20"/>
              </w:rPr>
            </w:pPr>
            <w:ins w:id="518" w:author="Marcus Fernandes" w:date="2021-08-19T11:42:00Z">
              <w:r>
                <w:rPr>
                  <w:rFonts w:ascii="Times New Roman" w:hAnsi="Times New Roman"/>
                  <w:sz w:val="20"/>
                  <w:szCs w:val="20"/>
                </w:rPr>
                <w:t>1</w:t>
              </w:r>
            </w:ins>
          </w:p>
        </w:tc>
        <w:tc>
          <w:tcPr>
            <w:tcW w:w="1727" w:type="dxa"/>
            <w:vAlign w:val="center"/>
          </w:tcPr>
          <w:p w14:paraId="0E068109" w14:textId="77777777" w:rsidR="00066991" w:rsidRPr="00046A21" w:rsidRDefault="00066991" w:rsidP="004008FB">
            <w:pPr>
              <w:pStyle w:val="NormalPeq"/>
              <w:jc w:val="left"/>
              <w:rPr>
                <w:ins w:id="519" w:author="Marcus Fernandes" w:date="2021-08-19T11:42:00Z"/>
                <w:rFonts w:ascii="Times New Roman" w:hAnsi="Times New Roman"/>
                <w:color w:val="0070C0"/>
                <w:sz w:val="20"/>
                <w:szCs w:val="20"/>
              </w:rPr>
            </w:pPr>
            <w:ins w:id="520" w:author="Marcus Fernandes" w:date="2021-08-19T11:42:00Z">
              <w:r>
                <w:rPr>
                  <w:color w:val="000000"/>
                  <w:sz w:val="20"/>
                  <w:szCs w:val="20"/>
                </w:rPr>
                <w:t>Administrador</w:t>
              </w:r>
            </w:ins>
          </w:p>
        </w:tc>
        <w:tc>
          <w:tcPr>
            <w:tcW w:w="2536" w:type="dxa"/>
            <w:vAlign w:val="center"/>
          </w:tcPr>
          <w:p w14:paraId="2A90F297" w14:textId="63582925" w:rsidR="00066991" w:rsidRPr="00565CD0" w:rsidRDefault="00066991" w:rsidP="004008FB">
            <w:pPr>
              <w:pStyle w:val="NormalPeq"/>
              <w:jc w:val="left"/>
              <w:rPr>
                <w:ins w:id="521" w:author="Marcus Fernandes" w:date="2021-08-19T11:42:00Z"/>
                <w:rFonts w:ascii="Times New Roman" w:hAnsi="Times New Roman"/>
                <w:color w:val="0070C0"/>
                <w:sz w:val="20"/>
                <w:szCs w:val="20"/>
              </w:rPr>
            </w:pPr>
            <w:ins w:id="522" w:author="Marcus Fernandes" w:date="2021-08-19T11:42:00Z">
              <w:r w:rsidRPr="004008FB">
                <w:rPr>
                  <w:color w:val="000000"/>
                  <w:sz w:val="20"/>
                  <w:szCs w:val="20"/>
                </w:rPr>
                <w:t xml:space="preserve">Usuários com privilégios de gerir outros usuários, </w:t>
              </w:r>
            </w:ins>
            <w:ins w:id="523" w:author="Marcus Fernandes" w:date="2021-08-19T11:57:00Z">
              <w:r w:rsidR="00305A5E">
                <w:rPr>
                  <w:color w:val="000000"/>
                  <w:sz w:val="20"/>
                  <w:szCs w:val="20"/>
                </w:rPr>
                <w:t>além de possuir os privilégios de um Gerente</w:t>
              </w:r>
            </w:ins>
          </w:p>
        </w:tc>
        <w:tc>
          <w:tcPr>
            <w:tcW w:w="2175" w:type="dxa"/>
          </w:tcPr>
          <w:p w14:paraId="15B746CD" w14:textId="77777777" w:rsidR="00066991" w:rsidRDefault="00066991" w:rsidP="004008FB">
            <w:pPr>
              <w:pStyle w:val="NormalPeq"/>
              <w:jc w:val="left"/>
              <w:rPr>
                <w:ins w:id="524" w:author="Marcus Fernandes" w:date="2021-08-19T11:42:00Z"/>
                <w:rFonts w:ascii="Times New Roman" w:hAnsi="Times New Roman"/>
                <w:color w:val="0070C0"/>
                <w:sz w:val="20"/>
                <w:szCs w:val="20"/>
              </w:rPr>
            </w:pPr>
            <w:ins w:id="525" w:author="Marcus Fernandes" w:date="2021-08-19T11:42:00Z">
              <w:r>
                <w:rPr>
                  <w:color w:val="000000"/>
                  <w:sz w:val="20"/>
                  <w:szCs w:val="20"/>
                </w:rPr>
                <w:t>Segundo grau completo </w:t>
              </w:r>
            </w:ins>
          </w:p>
        </w:tc>
        <w:tc>
          <w:tcPr>
            <w:tcW w:w="1942" w:type="dxa"/>
          </w:tcPr>
          <w:p w14:paraId="3323E5F0" w14:textId="77777777" w:rsidR="00066991" w:rsidRDefault="00066991" w:rsidP="004008FB">
            <w:pPr>
              <w:pStyle w:val="NormalPeq"/>
              <w:jc w:val="left"/>
              <w:rPr>
                <w:ins w:id="526" w:author="Marcus Fernandes" w:date="2021-08-19T11:42:00Z"/>
                <w:rFonts w:ascii="Times New Roman" w:hAnsi="Times New Roman"/>
                <w:color w:val="0070C0"/>
                <w:sz w:val="20"/>
                <w:szCs w:val="20"/>
              </w:rPr>
            </w:pPr>
            <w:ins w:id="527" w:author="Marcus Fernandes" w:date="2021-08-19T11:42:00Z">
              <w:r>
                <w:rPr>
                  <w:color w:val="000000"/>
                  <w:sz w:val="20"/>
                  <w:szCs w:val="20"/>
                </w:rPr>
                <w:t>Média</w:t>
              </w:r>
            </w:ins>
          </w:p>
        </w:tc>
      </w:tr>
      <w:tr w:rsidR="00066991" w:rsidRPr="00254669" w14:paraId="3B8300F0" w14:textId="77777777" w:rsidTr="004008FB">
        <w:trPr>
          <w:cantSplit/>
          <w:jc w:val="center"/>
          <w:ins w:id="528" w:author="Marcus Fernandes" w:date="2021-08-19T11:42:00Z"/>
        </w:trPr>
        <w:tc>
          <w:tcPr>
            <w:tcW w:w="980" w:type="dxa"/>
            <w:vAlign w:val="center"/>
          </w:tcPr>
          <w:p w14:paraId="3C32422C" w14:textId="77777777" w:rsidR="00066991" w:rsidRDefault="00066991" w:rsidP="004008FB">
            <w:pPr>
              <w:pStyle w:val="NormalPeq"/>
              <w:jc w:val="left"/>
              <w:rPr>
                <w:ins w:id="529" w:author="Marcus Fernandes" w:date="2021-08-19T11:42:00Z"/>
                <w:rFonts w:ascii="Times New Roman" w:hAnsi="Times New Roman"/>
                <w:sz w:val="20"/>
                <w:szCs w:val="20"/>
              </w:rPr>
            </w:pPr>
            <w:ins w:id="530" w:author="Marcus Fernandes" w:date="2021-08-19T11:42:00Z">
              <w:r>
                <w:rPr>
                  <w:rFonts w:ascii="Times New Roman" w:hAnsi="Times New Roman"/>
                  <w:sz w:val="20"/>
                  <w:szCs w:val="20"/>
                </w:rPr>
                <w:t>2</w:t>
              </w:r>
            </w:ins>
          </w:p>
        </w:tc>
        <w:tc>
          <w:tcPr>
            <w:tcW w:w="1727" w:type="dxa"/>
            <w:vAlign w:val="center"/>
          </w:tcPr>
          <w:p w14:paraId="6F2175CA" w14:textId="77777777" w:rsidR="00066991" w:rsidRDefault="00066991" w:rsidP="004008FB">
            <w:pPr>
              <w:pStyle w:val="NormalPeq"/>
              <w:jc w:val="left"/>
              <w:rPr>
                <w:ins w:id="531" w:author="Marcus Fernandes" w:date="2021-08-19T11:42:00Z"/>
                <w:color w:val="000000"/>
                <w:sz w:val="20"/>
                <w:szCs w:val="20"/>
              </w:rPr>
            </w:pPr>
            <w:ins w:id="532" w:author="Marcus Fernandes" w:date="2021-08-19T11:42:00Z">
              <w:r>
                <w:rPr>
                  <w:color w:val="000000"/>
                  <w:sz w:val="20"/>
                  <w:szCs w:val="20"/>
                </w:rPr>
                <w:t>Gerente</w:t>
              </w:r>
            </w:ins>
          </w:p>
        </w:tc>
        <w:tc>
          <w:tcPr>
            <w:tcW w:w="2536" w:type="dxa"/>
            <w:vAlign w:val="center"/>
          </w:tcPr>
          <w:p w14:paraId="71B0B520" w14:textId="77777777" w:rsidR="00066991" w:rsidRDefault="00066991" w:rsidP="004008FB">
            <w:pPr>
              <w:pStyle w:val="NormalPeq"/>
              <w:jc w:val="left"/>
              <w:rPr>
                <w:ins w:id="533" w:author="Marcus Fernandes" w:date="2021-08-19T11:42:00Z"/>
                <w:color w:val="000000"/>
                <w:sz w:val="20"/>
                <w:szCs w:val="20"/>
              </w:rPr>
            </w:pPr>
            <w:ins w:id="534" w:author="Marcus Fernandes" w:date="2021-08-19T11:42:00Z">
              <w:r>
                <w:rPr>
                  <w:color w:val="000000"/>
                  <w:sz w:val="20"/>
                  <w:szCs w:val="20"/>
                </w:rPr>
                <w:t>Usuário com privilégios de gerir produtos, transações, e solicitar diversos relatórios</w:t>
              </w:r>
            </w:ins>
          </w:p>
        </w:tc>
        <w:tc>
          <w:tcPr>
            <w:tcW w:w="2175" w:type="dxa"/>
          </w:tcPr>
          <w:p w14:paraId="23217873" w14:textId="77777777" w:rsidR="00066991" w:rsidRDefault="00066991" w:rsidP="004008FB">
            <w:pPr>
              <w:pStyle w:val="NormalPeq"/>
              <w:jc w:val="left"/>
              <w:rPr>
                <w:ins w:id="535" w:author="Marcus Fernandes" w:date="2021-08-19T11:42:00Z"/>
                <w:color w:val="000000"/>
                <w:sz w:val="20"/>
                <w:szCs w:val="20"/>
              </w:rPr>
            </w:pPr>
            <w:ins w:id="536" w:author="Marcus Fernandes" w:date="2021-08-19T11:42:00Z">
              <w:r>
                <w:rPr>
                  <w:color w:val="000000"/>
                  <w:sz w:val="20"/>
                  <w:szCs w:val="20"/>
                </w:rPr>
                <w:t>Segundo grau completo </w:t>
              </w:r>
            </w:ins>
          </w:p>
        </w:tc>
        <w:tc>
          <w:tcPr>
            <w:tcW w:w="1942" w:type="dxa"/>
          </w:tcPr>
          <w:p w14:paraId="561695F0" w14:textId="77777777" w:rsidR="00066991" w:rsidRDefault="00066991" w:rsidP="004008FB">
            <w:pPr>
              <w:pStyle w:val="NormalPeq"/>
              <w:jc w:val="left"/>
              <w:rPr>
                <w:ins w:id="537" w:author="Marcus Fernandes" w:date="2021-08-19T11:42:00Z"/>
                <w:color w:val="000000"/>
                <w:sz w:val="20"/>
                <w:szCs w:val="20"/>
              </w:rPr>
            </w:pPr>
            <w:ins w:id="538" w:author="Marcus Fernandes" w:date="2021-08-19T11:42:00Z">
              <w:r>
                <w:rPr>
                  <w:color w:val="000000"/>
                  <w:sz w:val="20"/>
                  <w:szCs w:val="20"/>
                </w:rPr>
                <w:t>Média</w:t>
              </w:r>
            </w:ins>
          </w:p>
        </w:tc>
      </w:tr>
    </w:tbl>
    <w:p w14:paraId="69263382" w14:textId="3D1D9B73" w:rsidR="00066991" w:rsidRDefault="00066991">
      <w:pPr>
        <w:widowControl/>
        <w:spacing w:line="240" w:lineRule="auto"/>
        <w:rPr>
          <w:ins w:id="539" w:author="Marcus Fernandes" w:date="2021-08-19T11:43:00Z"/>
          <w:rFonts w:ascii="Arial" w:hAnsi="Arial" w:cs="Arial"/>
          <w:i/>
          <w:iCs/>
        </w:rPr>
      </w:pPr>
    </w:p>
    <w:p w14:paraId="24C0ACD1" w14:textId="25D9285C" w:rsidR="00254669" w:rsidRPr="0049125F" w:rsidRDefault="0875919E">
      <w:pPr>
        <w:pStyle w:val="Ttulo3"/>
      </w:pPr>
      <w:ins w:id="540" w:author="Marcus Fernandes" w:date="2021-08-19T11:44:00Z">
        <w:r>
          <w:t>Diagrama de contexto</w:t>
        </w:r>
      </w:ins>
      <w:del w:id="541" w:author="Marcus Fernandes" w:date="2021-08-19T11:03:00Z">
        <w:r w:rsidR="00066991" w:rsidDel="0875919E">
          <w:delText xml:space="preserve"> dos </w:delText>
        </w:r>
      </w:del>
      <w:del w:id="542" w:author="Marcus Fernandes" w:date="2021-07-23T21:59:00Z">
        <w:r w:rsidR="00066991" w:rsidDel="0875919E">
          <w:delText>Servicos</w:delText>
        </w:r>
      </w:del>
      <w:bookmarkEnd w:id="493"/>
    </w:p>
    <w:p w14:paraId="0EB28CB8" w14:textId="3CE83676" w:rsidR="00EE1C66" w:rsidRPr="00EE1C66" w:rsidDel="00A14082" w:rsidRDefault="00EE1C66" w:rsidP="00EE1C66">
      <w:pPr>
        <w:rPr>
          <w:del w:id="543" w:author="Marcus Fernandes" w:date="2021-07-23T21:57:00Z"/>
        </w:rPr>
      </w:pPr>
    </w:p>
    <w:p w14:paraId="72CD2A8F" w14:textId="24D36FA6" w:rsidR="00CA3B47" w:rsidRPr="00046A21" w:rsidDel="00A14082" w:rsidRDefault="00BF08C4" w:rsidP="00254669">
      <w:pPr>
        <w:pStyle w:val="PSDS-CorpodeTexto"/>
        <w:ind w:left="708"/>
        <w:jc w:val="both"/>
        <w:rPr>
          <w:del w:id="544" w:author="Marcus Fernandes" w:date="2021-07-23T21:56:00Z"/>
          <w:rFonts w:ascii="Times New Roman" w:hAnsi="Times New Roman"/>
        </w:rPr>
      </w:pPr>
      <w:del w:id="545" w:author="Marcus Fernandes" w:date="2021-07-23T21:56:00Z">
        <w:r w:rsidRPr="00BF08C4" w:rsidDel="00A14082">
          <w:rPr>
            <w:rFonts w:ascii="Times New Roman" w:hAnsi="Times New Roman"/>
          </w:rPr>
          <w:delText>Identifica-se aqui as principais funções que o produto desempenhará</w:delText>
        </w:r>
        <w:r w:rsidR="00CA3B47" w:rsidDel="00A14082">
          <w:rPr>
            <w:rFonts w:ascii="Times New Roman" w:hAnsi="Times New Roman"/>
          </w:rPr>
          <w:delText>.</w:delText>
        </w:r>
        <w:r w:rsidRPr="00BF08C4" w:rsidDel="00A14082">
          <w:rPr>
            <w:rFonts w:ascii="Times New Roman" w:hAnsi="Times New Roman"/>
          </w:rPr>
          <w:delText xml:space="preserve"> </w:delText>
        </w:r>
      </w:del>
    </w:p>
    <w:p w14:paraId="43E6A73C" w14:textId="5E6EFB29" w:rsidR="00CA3B47" w:rsidDel="00A14082" w:rsidRDefault="00CA3B47" w:rsidP="00BF08C4">
      <w:pPr>
        <w:pStyle w:val="PSDS-CorpodeTexto"/>
        <w:ind w:left="708"/>
        <w:jc w:val="both"/>
        <w:rPr>
          <w:del w:id="546" w:author="Marcus Fernandes" w:date="2021-07-23T21:56:00Z"/>
          <w:rFonts w:ascii="Times New Roman" w:hAnsi="Times New Roman"/>
        </w:rPr>
      </w:pPr>
    </w:p>
    <w:p w14:paraId="02AA893C" w14:textId="64AC3132" w:rsidR="00046A21" w:rsidRPr="00046A21" w:rsidDel="00A14082" w:rsidRDefault="00CA3B47" w:rsidP="00046A21">
      <w:pPr>
        <w:pStyle w:val="PSDS-CorpodeTexto"/>
        <w:ind w:left="708"/>
        <w:jc w:val="both"/>
        <w:rPr>
          <w:del w:id="547" w:author="Marcus Fernandes" w:date="2021-07-23T21:56:00Z"/>
          <w:rFonts w:ascii="Times New Roman" w:hAnsi="Times New Roman"/>
          <w:color w:val="0070C0"/>
          <w:sz w:val="18"/>
        </w:rPr>
      </w:pPr>
      <w:del w:id="548" w:author="Marcus Fernandes" w:date="2021-07-23T21:56:00Z">
        <w:r w:rsidRPr="00046A21" w:rsidDel="00A14082">
          <w:rPr>
            <w:rFonts w:ascii="Times New Roman" w:hAnsi="Times New Roman"/>
            <w:color w:val="0070C0"/>
            <w:sz w:val="18"/>
          </w:rPr>
          <w:delText>D</w:delText>
        </w:r>
        <w:r w:rsidR="00BF08C4" w:rsidRPr="00046A21" w:rsidDel="00A14082">
          <w:rPr>
            <w:rFonts w:ascii="Times New Roman" w:hAnsi="Times New Roman"/>
            <w:color w:val="0070C0"/>
            <w:sz w:val="18"/>
          </w:rPr>
          <w:delText>escreve</w:delText>
        </w:r>
        <w:r w:rsidRPr="00046A21" w:rsidDel="00A14082">
          <w:rPr>
            <w:rFonts w:ascii="Times New Roman" w:hAnsi="Times New Roman"/>
            <w:color w:val="0070C0"/>
            <w:sz w:val="18"/>
          </w:rPr>
          <w:delText>-se</w:delText>
        </w:r>
        <w:r w:rsidR="00BF08C4" w:rsidRPr="00046A21" w:rsidDel="00A14082">
          <w:rPr>
            <w:rFonts w:ascii="Times New Roman" w:hAnsi="Times New Roman"/>
            <w:color w:val="0070C0"/>
            <w:sz w:val="18"/>
          </w:rPr>
          <w:delText xml:space="preserve"> de forma </w:delText>
        </w:r>
        <w:r w:rsidR="001A7E32" w:rsidRPr="00046A21" w:rsidDel="00A14082">
          <w:rPr>
            <w:rFonts w:ascii="Times New Roman" w:hAnsi="Times New Roman"/>
            <w:color w:val="0070C0"/>
            <w:sz w:val="18"/>
          </w:rPr>
          <w:delText>concisa</w:delText>
        </w:r>
        <w:r w:rsidR="00BF08C4" w:rsidRPr="00046A21" w:rsidDel="00A14082">
          <w:rPr>
            <w:rFonts w:ascii="Times New Roman" w:hAnsi="Times New Roman"/>
            <w:color w:val="0070C0"/>
            <w:sz w:val="18"/>
          </w:rPr>
          <w:delText xml:space="preserve"> </w:delText>
        </w:r>
        <w:r w:rsidR="006F26C5" w:rsidRPr="00046A21" w:rsidDel="00A14082">
          <w:rPr>
            <w:rFonts w:ascii="Times New Roman" w:hAnsi="Times New Roman"/>
            <w:color w:val="0070C0"/>
            <w:sz w:val="18"/>
          </w:rPr>
          <w:delText>e</w:delText>
        </w:r>
        <w:r w:rsidR="00BF08C4" w:rsidRPr="00046A21" w:rsidDel="00A14082">
          <w:rPr>
            <w:rFonts w:ascii="Times New Roman" w:hAnsi="Times New Roman"/>
            <w:color w:val="0070C0"/>
            <w:sz w:val="18"/>
          </w:rPr>
          <w:delText xml:space="preserve"> objetiv</w:delText>
        </w:r>
        <w:r w:rsidR="006F26C5" w:rsidRPr="00046A21" w:rsidDel="00A14082">
          <w:rPr>
            <w:rFonts w:ascii="Times New Roman" w:hAnsi="Times New Roman"/>
            <w:color w:val="0070C0"/>
            <w:sz w:val="18"/>
          </w:rPr>
          <w:delText>a</w:delText>
        </w:r>
        <w:r w:rsidR="00BF08C4" w:rsidRPr="00046A21" w:rsidDel="00A14082">
          <w:rPr>
            <w:rFonts w:ascii="Times New Roman" w:hAnsi="Times New Roman"/>
            <w:color w:val="0070C0"/>
            <w:sz w:val="18"/>
          </w:rPr>
          <w:delText xml:space="preserve"> cada </w:delText>
        </w:r>
        <w:r w:rsidR="006F26C5" w:rsidRPr="00046A21" w:rsidDel="00A14082">
          <w:rPr>
            <w:rFonts w:ascii="Times New Roman" w:hAnsi="Times New Roman"/>
            <w:color w:val="0070C0"/>
            <w:sz w:val="18"/>
          </w:rPr>
          <w:delText>serviço</w:delText>
        </w:r>
        <w:r w:rsidR="00BF08C4" w:rsidRPr="00046A21" w:rsidDel="00A14082">
          <w:rPr>
            <w:rFonts w:ascii="Times New Roman" w:hAnsi="Times New Roman"/>
            <w:color w:val="0070C0"/>
            <w:sz w:val="18"/>
          </w:rPr>
          <w:delText>.</w:delText>
        </w:r>
        <w:r w:rsidR="00046A21" w:rsidRPr="00046A21" w:rsidDel="00A14082">
          <w:rPr>
            <w:rFonts w:ascii="Times New Roman" w:hAnsi="Times New Roman"/>
            <w:color w:val="0070C0"/>
            <w:sz w:val="18"/>
          </w:rPr>
          <w:delText xml:space="preserve"> Cada </w:delText>
        </w:r>
        <w:r w:rsidR="001A7E32" w:rsidDel="00A14082">
          <w:rPr>
            <w:rFonts w:ascii="Times New Roman" w:hAnsi="Times New Roman"/>
            <w:color w:val="0070C0"/>
            <w:sz w:val="18"/>
          </w:rPr>
          <w:delText>servi</w:delText>
        </w:r>
        <w:r w:rsidR="001A7E32" w:rsidRPr="00565CD0" w:rsidDel="00A14082">
          <w:rPr>
            <w:rFonts w:ascii="Times New Roman" w:hAnsi="Times New Roman"/>
            <w:color w:val="0070C0"/>
          </w:rPr>
          <w:delText>ç</w:delText>
        </w:r>
        <w:r w:rsidR="001A7E32" w:rsidDel="00A14082">
          <w:rPr>
            <w:rFonts w:ascii="Times New Roman" w:hAnsi="Times New Roman"/>
            <w:color w:val="0070C0"/>
          </w:rPr>
          <w:delText>o</w:delText>
        </w:r>
        <w:r w:rsidR="00046A21" w:rsidRPr="00046A21" w:rsidDel="00A14082">
          <w:rPr>
            <w:rFonts w:ascii="Times New Roman" w:hAnsi="Times New Roman"/>
            <w:color w:val="0070C0"/>
            <w:sz w:val="18"/>
          </w:rPr>
          <w:delText xml:space="preserve"> corresponde a um dos casos de uso presentes no diagrama de contexto.</w:delText>
        </w:r>
      </w:del>
    </w:p>
    <w:p w14:paraId="635F6D81" w14:textId="0B503B9C" w:rsidR="00BF08C4" w:rsidRPr="00CA3B47" w:rsidDel="00066991" w:rsidRDefault="00BF08C4" w:rsidP="00BF08C4">
      <w:pPr>
        <w:pStyle w:val="PSDS-CorpodeTexto"/>
        <w:ind w:left="708"/>
        <w:jc w:val="both"/>
        <w:rPr>
          <w:del w:id="549" w:author="Marcus Fernandes" w:date="2021-08-19T11:44:00Z"/>
          <w:rFonts w:ascii="Times New Roman" w:hAnsi="Times New Roman"/>
          <w:color w:val="0070C0"/>
        </w:rPr>
      </w:pPr>
    </w:p>
    <w:p w14:paraId="5EF8DC3C" w14:textId="375DD01E" w:rsidR="00046A21" w:rsidRPr="00375F92" w:rsidDel="00686ABC" w:rsidRDefault="00046A21" w:rsidP="00046A21">
      <w:pPr>
        <w:pStyle w:val="Legenda"/>
        <w:keepNext/>
        <w:jc w:val="center"/>
        <w:rPr>
          <w:del w:id="550" w:author="Marcus Fernandes" w:date="2021-08-19T11:02:00Z"/>
          <w:rFonts w:ascii="Times New Roman" w:hAnsi="Times New Roman"/>
          <w:rPrChange w:id="551" w:author="Marcus Fernandes" w:date="2021-07-23T21:59:00Z">
            <w:rPr>
              <w:del w:id="552" w:author="Marcus Fernandes" w:date="2021-08-19T11:02:00Z"/>
              <w:rFonts w:ascii="Times New Roman" w:hAnsi="Times New Roman"/>
              <w:color w:val="0070C0"/>
            </w:rPr>
          </w:rPrChange>
        </w:rPr>
      </w:pPr>
      <w:del w:id="553" w:author="Marcus Fernandes" w:date="2021-08-19T11:02:00Z">
        <w:r w:rsidRPr="00375F92" w:rsidDel="00686ABC">
          <w:rPr>
            <w:rPrChange w:id="554" w:author="Marcus Fernandes" w:date="2021-07-23T21:59:00Z">
              <w:rPr>
                <w:color w:val="0070C0"/>
              </w:rPr>
            </w:rPrChange>
          </w:rPr>
          <w:delText xml:space="preserve">Tabela </w:delText>
        </w:r>
        <w:r w:rsidR="00E22B42" w:rsidRPr="00375F92" w:rsidDel="00686ABC">
          <w:rPr>
            <w:rPrChange w:id="555" w:author="Marcus Fernandes" w:date="2021-07-23T21:59:00Z">
              <w:rPr>
                <w:color w:val="0070C0"/>
              </w:rPr>
            </w:rPrChange>
          </w:rPr>
          <w:fldChar w:fldCharType="begin"/>
        </w:r>
        <w:r w:rsidRPr="00375F92" w:rsidDel="00686ABC">
          <w:rPr>
            <w:rPrChange w:id="556" w:author="Marcus Fernandes" w:date="2021-07-23T21:59:00Z">
              <w:rPr>
                <w:color w:val="0070C0"/>
              </w:rPr>
            </w:rPrChange>
          </w:rPr>
          <w:delInstrText xml:space="preserve"> SEQ Tabela \* ARABIC </w:delInstrText>
        </w:r>
        <w:r w:rsidR="00E22B42" w:rsidRPr="00375F92" w:rsidDel="00686ABC">
          <w:rPr>
            <w:rPrChange w:id="557" w:author="Marcus Fernandes" w:date="2021-07-23T21:59:00Z">
              <w:rPr>
                <w:color w:val="0070C0"/>
              </w:rPr>
            </w:rPrChange>
          </w:rPr>
          <w:fldChar w:fldCharType="separate"/>
        </w:r>
        <w:r w:rsidR="006B2051" w:rsidRPr="00375F92" w:rsidDel="00686ABC">
          <w:rPr>
            <w:noProof/>
            <w:rPrChange w:id="558" w:author="Marcus Fernandes" w:date="2021-07-23T21:59:00Z">
              <w:rPr>
                <w:noProof/>
                <w:color w:val="0070C0"/>
              </w:rPr>
            </w:rPrChange>
          </w:rPr>
          <w:delText>1</w:delText>
        </w:r>
        <w:r w:rsidR="00E22B42" w:rsidRPr="00375F92" w:rsidDel="00686ABC">
          <w:rPr>
            <w:rPrChange w:id="559" w:author="Marcus Fernandes" w:date="2021-07-23T21:59:00Z">
              <w:rPr>
                <w:color w:val="0070C0"/>
              </w:rPr>
            </w:rPrChange>
          </w:rPr>
          <w:fldChar w:fldCharType="end"/>
        </w:r>
        <w:r w:rsidRPr="00375F92" w:rsidDel="00686ABC">
          <w:rPr>
            <w:rPrChange w:id="560" w:author="Marcus Fernandes" w:date="2021-07-23T21:59:00Z">
              <w:rPr>
                <w:color w:val="0070C0"/>
              </w:rPr>
            </w:rPrChange>
          </w:rPr>
          <w:delText xml:space="preserve">: Lista de </w:delText>
        </w:r>
      </w:del>
      <w:del w:id="561" w:author="Marcus Fernandes" w:date="2021-07-23T21:59:00Z">
        <w:r w:rsidR="00254669" w:rsidRPr="00375F92" w:rsidDel="00375F92">
          <w:rPr>
            <w:rPrChange w:id="562" w:author="Marcus Fernandes" w:date="2021-07-23T21:59:00Z">
              <w:rPr>
                <w:color w:val="0070C0"/>
              </w:rPr>
            </w:rPrChange>
          </w:rPr>
          <w:delText>Servicos</w:delText>
        </w:r>
      </w:del>
      <w:del w:id="563" w:author="Marcus Fernandes" w:date="2021-08-19T11:02:00Z">
        <w:r w:rsidRPr="00375F92" w:rsidDel="00686ABC">
          <w:rPr>
            <w:rPrChange w:id="564" w:author="Marcus Fernandes" w:date="2021-07-23T21:59:00Z">
              <w:rPr>
                <w:color w:val="0070C0"/>
              </w:rPr>
            </w:rPrChange>
          </w:rPr>
          <w:delText xml:space="preserve"> </w:delText>
        </w:r>
      </w:del>
    </w:p>
    <w:p w14:paraId="69DAE73A" w14:textId="3781FC9F" w:rsidR="00046A21" w:rsidRDefault="00686ABC" w:rsidP="00686ABC">
      <w:pPr>
        <w:pStyle w:val="PSDS-CorpodeTexto"/>
        <w:jc w:val="center"/>
        <w:rPr>
          <w:ins w:id="565" w:author="Marcus Fernandes" w:date="2021-08-19T11:02:00Z"/>
          <w:rFonts w:ascii="Times New Roman" w:hAnsi="Times New Roman"/>
          <w:color w:val="0070C0"/>
        </w:rPr>
      </w:pPr>
      <w:ins w:id="566" w:author="Marcus Fernandes" w:date="2021-08-19T11:02:00Z">
        <w:r>
          <w:rPr>
            <w:rFonts w:ascii="Times New Roman" w:hAnsi="Times New Roman"/>
            <w:noProof/>
            <w:color w:val="0070C0"/>
          </w:rPr>
          <w:drawing>
            <wp:inline distT="0" distB="0" distL="0" distR="0" wp14:anchorId="50172621" wp14:editId="3F45998D">
              <wp:extent cx="3657600" cy="4988558"/>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1265" cy="5020834"/>
                      </a:xfrm>
                      <a:prstGeom prst="rect">
                        <a:avLst/>
                      </a:prstGeom>
                    </pic:spPr>
                  </pic:pic>
                </a:graphicData>
              </a:graphic>
            </wp:inline>
          </w:drawing>
        </w:r>
      </w:ins>
    </w:p>
    <w:p w14:paraId="10C5442B" w14:textId="41FDD859" w:rsidR="00686ABC" w:rsidRPr="00CA3B47" w:rsidRDefault="00686ABC">
      <w:pPr>
        <w:pStyle w:val="PSDS-CorpodeTexto"/>
        <w:jc w:val="center"/>
        <w:rPr>
          <w:rFonts w:ascii="Times New Roman" w:hAnsi="Times New Roman"/>
          <w:color w:val="0070C0"/>
        </w:rPr>
        <w:pPrChange w:id="567" w:author="Marcus Fernandes" w:date="2021-08-19T11:02:00Z">
          <w:pPr>
            <w:pStyle w:val="PSDS-CorpodeTexto"/>
            <w:jc w:val="both"/>
          </w:pPr>
        </w:pPrChange>
      </w:pPr>
      <w:ins w:id="568" w:author="Marcus Fernandes" w:date="2021-08-19T11:02:00Z">
        <w:r w:rsidRPr="00505E73">
          <w:rPr>
            <w:i/>
            <w:iCs/>
            <w:sz w:val="18"/>
          </w:rPr>
          <w:t>Imagem</w:t>
        </w:r>
        <w:r w:rsidRPr="00DA37C6">
          <w:rPr>
            <w:rFonts w:ascii="Times New Roman" w:hAnsi="Times New Roman"/>
            <w:i/>
            <w:iCs/>
            <w:sz w:val="18"/>
          </w:rPr>
          <w:t xml:space="preserve"> 1 – Diagrama de Contexto do Sistema.</w:t>
        </w:r>
      </w:ins>
    </w:p>
    <w:p w14:paraId="0DE59096" w14:textId="2A3506D6" w:rsidR="00A537BF" w:rsidDel="00375F92" w:rsidRDefault="00A537BF">
      <w:pPr>
        <w:pStyle w:val="Ttulo3"/>
        <w:rPr>
          <w:del w:id="569" w:author="Marcus Fernandes" w:date="2021-07-23T21:58:00Z"/>
        </w:rPr>
      </w:pPr>
      <w:bookmarkStart w:id="570" w:name="_Toc21111864"/>
      <w:del w:id="571" w:author="Marcus Fernandes" w:date="2021-07-23T21:59:00Z">
        <w:r w:rsidDel="0875919E">
          <w:lastRenderedPageBreak/>
          <w:delText>Generalizacão</w:delText>
        </w:r>
      </w:del>
      <w:del w:id="572" w:author="Marcus Fernandes" w:date="2021-08-19T11:04:00Z">
        <w:r w:rsidDel="0875919E">
          <w:delText xml:space="preserve"> dos Atores</w:delText>
        </w:r>
      </w:del>
      <w:bookmarkEnd w:id="570"/>
    </w:p>
    <w:p w14:paraId="3AE88F47" w14:textId="35FFDE9C" w:rsidR="00A537BF" w:rsidDel="00375F92" w:rsidRDefault="00A537BF">
      <w:pPr>
        <w:pStyle w:val="Ttulo3"/>
        <w:rPr>
          <w:del w:id="573" w:author="Marcus Fernandes" w:date="2021-07-23T21:58:00Z"/>
          <w:rFonts w:ascii="Times New Roman" w:hAnsi="Times New Roman"/>
        </w:rPr>
        <w:pPrChange w:id="574" w:author="Marcus Fernandes" w:date="2021-07-23T21:58:00Z">
          <w:pPr>
            <w:pStyle w:val="PSDS-CorpodeTexto"/>
            <w:ind w:left="708"/>
            <w:jc w:val="both"/>
          </w:pPr>
        </w:pPrChange>
      </w:pPr>
      <w:del w:id="575" w:author="Marcus Fernandes" w:date="2021-07-23T21:58:00Z">
        <w:r w:rsidRPr="0875919E" w:rsidDel="0875919E">
          <w:rPr>
            <w:rFonts w:ascii="Times New Roman" w:hAnsi="Times New Roman"/>
          </w:rPr>
          <w:delText>Identifica-se aqui as principais relações entre os atores que interagem com o sistema</w:delText>
        </w:r>
      </w:del>
    </w:p>
    <w:p w14:paraId="06CD66E5" w14:textId="340BCA1C" w:rsidR="00A537BF" w:rsidDel="00375F92" w:rsidRDefault="00A537BF">
      <w:pPr>
        <w:pStyle w:val="Ttulo3"/>
        <w:rPr>
          <w:del w:id="576" w:author="Marcus Fernandes" w:date="2021-07-23T21:58:00Z"/>
        </w:rPr>
        <w:pPrChange w:id="577" w:author="Marcus Fernandes" w:date="2021-07-23T21:58:00Z">
          <w:pPr/>
        </w:pPrChange>
      </w:pPr>
    </w:p>
    <w:p w14:paraId="10F11957" w14:textId="633C4F67" w:rsidR="00A537BF" w:rsidDel="00375F92" w:rsidRDefault="00A537BF">
      <w:pPr>
        <w:pStyle w:val="Ttulo3"/>
        <w:rPr>
          <w:del w:id="578" w:author="Marcus Fernandes" w:date="2021-07-23T21:58:00Z"/>
          <w:color w:val="0070C0"/>
        </w:rPr>
        <w:pPrChange w:id="579" w:author="Marcus Fernandes" w:date="2021-07-23T21:58:00Z">
          <w:pPr/>
        </w:pPrChange>
      </w:pPr>
      <w:del w:id="580" w:author="Marcus Fernandes" w:date="2021-07-23T21:58:00Z">
        <w:r w:rsidDel="00375F92">
          <w:tab/>
        </w:r>
        <w:r w:rsidRPr="0875919E" w:rsidDel="0875919E">
          <w:rPr>
            <w:color w:val="0070C0"/>
          </w:rPr>
          <w:delText>Descreve-se na forma de um Diagrama de Atores a relações de herança existentes entre os atores.</w:delText>
        </w:r>
      </w:del>
    </w:p>
    <w:p w14:paraId="0C65D049" w14:textId="3CBD760E" w:rsidR="00A537BF" w:rsidDel="00066991" w:rsidRDefault="00A537BF">
      <w:pPr>
        <w:pStyle w:val="Ttulo3"/>
        <w:rPr>
          <w:del w:id="581" w:author="Marcus Fernandes" w:date="2021-08-19T11:45:00Z"/>
          <w:color w:val="0070C0"/>
        </w:rPr>
        <w:pPrChange w:id="582" w:author="Marcus Fernandes" w:date="2021-07-23T21:58:00Z">
          <w:pPr/>
        </w:pPrChange>
      </w:pPr>
    </w:p>
    <w:p w14:paraId="38F44468" w14:textId="3D440DE8" w:rsidR="00A537BF" w:rsidDel="00686ABC" w:rsidRDefault="00A537BF">
      <w:pPr>
        <w:jc w:val="center"/>
        <w:rPr>
          <w:del w:id="583" w:author="Marcus Fernandes" w:date="2021-08-19T11:00:00Z"/>
        </w:rPr>
      </w:pPr>
      <w:del w:id="584" w:author="Marcus Fernandes" w:date="2021-07-23T21:57:00Z">
        <w:r w:rsidDel="004975F0">
          <w:rPr>
            <w:noProof/>
            <w:lang w:eastAsia="pt-BR"/>
          </w:rPr>
          <w:drawing>
            <wp:inline distT="0" distB="0" distL="0" distR="0" wp14:anchorId="07C6C9AB" wp14:editId="2268D1EE">
              <wp:extent cx="2591628" cy="207716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2591353" cy="2076941"/>
                      </a:xfrm>
                      <a:prstGeom prst="rect">
                        <a:avLst/>
                      </a:prstGeom>
                      <a:noFill/>
                      <a:ln w="9525">
                        <a:noFill/>
                        <a:miter lim="800000"/>
                        <a:headEnd/>
                        <a:tailEnd/>
                      </a:ln>
                    </pic:spPr>
                  </pic:pic>
                </a:graphicData>
              </a:graphic>
            </wp:inline>
          </w:drawing>
        </w:r>
      </w:del>
    </w:p>
    <w:p w14:paraId="0DF112FD" w14:textId="4B66C563" w:rsidR="00A537BF" w:rsidRPr="00BE1F54" w:rsidDel="00066991" w:rsidRDefault="00A537BF">
      <w:pPr>
        <w:jc w:val="center"/>
        <w:rPr>
          <w:del w:id="585" w:author="Marcus Fernandes" w:date="2021-08-19T11:45:00Z"/>
          <w:i/>
          <w:iCs/>
          <w:sz w:val="18"/>
          <w:rPrChange w:id="586" w:author="Marcus Fernandes" w:date="2021-07-24T21:51:00Z">
            <w:rPr>
              <w:del w:id="587" w:author="Marcus Fernandes" w:date="2021-08-19T11:45:00Z"/>
              <w:rFonts w:ascii="Times New Roman" w:hAnsi="Times New Roman"/>
              <w:color w:val="0070C0"/>
              <w:sz w:val="18"/>
            </w:rPr>
          </w:rPrChange>
        </w:rPr>
        <w:pPrChange w:id="588" w:author="Marcus Fernandes" w:date="2021-08-19T11:00:00Z">
          <w:pPr>
            <w:pStyle w:val="PSDS-CorpodeTexto"/>
            <w:ind w:left="708"/>
            <w:jc w:val="center"/>
          </w:pPr>
        </w:pPrChange>
      </w:pPr>
      <w:del w:id="589" w:author="Marcus Fernandes" w:date="2021-07-24T21:51:00Z">
        <w:r w:rsidRPr="00BE1F54" w:rsidDel="00BE1F54">
          <w:rPr>
            <w:i/>
            <w:iCs/>
            <w:sz w:val="18"/>
            <w:rPrChange w:id="590" w:author="Marcus Fernandes" w:date="2021-07-24T21:51:00Z">
              <w:rPr>
                <w:color w:val="0070C0"/>
                <w:sz w:val="18"/>
              </w:rPr>
            </w:rPrChange>
          </w:rPr>
          <w:delText xml:space="preserve">Figura </w:delText>
        </w:r>
      </w:del>
      <w:del w:id="591" w:author="Marcus Fernandes" w:date="2021-08-19T11:00:00Z">
        <w:r w:rsidRPr="00BE1F54" w:rsidDel="00686ABC">
          <w:rPr>
            <w:i/>
            <w:iCs/>
            <w:sz w:val="18"/>
            <w:rPrChange w:id="592" w:author="Marcus Fernandes" w:date="2021-07-24T21:51:00Z">
              <w:rPr>
                <w:color w:val="0070C0"/>
                <w:sz w:val="18"/>
              </w:rPr>
            </w:rPrChange>
          </w:rPr>
          <w:delText>2 – Diagrama de Atores do Sistema</w:delText>
        </w:r>
      </w:del>
    </w:p>
    <w:p w14:paraId="74723924" w14:textId="40AF39B0" w:rsidR="00A537BF" w:rsidRPr="00A537BF" w:rsidDel="00066991" w:rsidRDefault="00A537BF" w:rsidP="00A537BF">
      <w:pPr>
        <w:jc w:val="center"/>
        <w:rPr>
          <w:del w:id="593" w:author="Marcus Fernandes" w:date="2021-08-19T11:45:00Z"/>
        </w:rPr>
      </w:pPr>
    </w:p>
    <w:p w14:paraId="5D0713FC" w14:textId="124A7393" w:rsidR="002018F1" w:rsidDel="00375F92" w:rsidRDefault="002018F1">
      <w:pPr>
        <w:pStyle w:val="Ttulo3"/>
        <w:rPr>
          <w:del w:id="594" w:author="Marcus Fernandes" w:date="2021-07-23T21:59:00Z"/>
        </w:rPr>
      </w:pPr>
      <w:bookmarkStart w:id="595" w:name="_Toc21111865"/>
      <w:del w:id="596" w:author="Marcus Fernandes" w:date="2021-07-23T21:59:00Z">
        <w:r w:rsidDel="0875919E">
          <w:delText>Descricão</w:delText>
        </w:r>
      </w:del>
      <w:ins w:id="597" w:author="Marcus Fernandes" w:date="2021-07-23T21:59:00Z">
        <w:r w:rsidR="0875919E">
          <w:t>Descrição</w:t>
        </w:r>
      </w:ins>
      <w:r w:rsidR="0875919E">
        <w:t xml:space="preserve"> dos </w:t>
      </w:r>
      <w:del w:id="598" w:author="Marcus Fernandes" w:date="2021-08-19T11:04:00Z">
        <w:r w:rsidDel="0875919E">
          <w:delText>Atores</w:delText>
        </w:r>
      </w:del>
      <w:bookmarkEnd w:id="595"/>
      <w:ins w:id="599" w:author="Marcus Fernandes" w:date="2021-08-19T11:04:00Z">
        <w:r w:rsidR="0875919E">
          <w:t>serviços</w:t>
        </w:r>
      </w:ins>
    </w:p>
    <w:p w14:paraId="739698C3" w14:textId="23184666" w:rsidR="002018F1" w:rsidRPr="00EE1C66" w:rsidDel="00375F92" w:rsidRDefault="002018F1">
      <w:pPr>
        <w:pStyle w:val="Ttulo3"/>
        <w:rPr>
          <w:del w:id="600" w:author="Marcus Fernandes" w:date="2021-07-23T21:59:00Z"/>
        </w:rPr>
        <w:pPrChange w:id="601" w:author="Marcus Fernandes" w:date="2021-07-23T21:59:00Z">
          <w:pPr/>
        </w:pPrChange>
      </w:pPr>
    </w:p>
    <w:p w14:paraId="736F7875" w14:textId="79306EC4" w:rsidR="002018F1" w:rsidDel="00375F92" w:rsidRDefault="002018F1">
      <w:pPr>
        <w:pStyle w:val="Ttulo3"/>
        <w:rPr>
          <w:del w:id="602" w:author="Marcus Fernandes" w:date="2021-07-23T21:59:00Z"/>
          <w:rFonts w:ascii="Times New Roman" w:hAnsi="Times New Roman"/>
        </w:rPr>
        <w:pPrChange w:id="603" w:author="Marcus Fernandes" w:date="2021-07-23T21:59:00Z">
          <w:pPr>
            <w:pStyle w:val="PSDS-CorpodeTexto"/>
            <w:ind w:left="708"/>
            <w:jc w:val="both"/>
          </w:pPr>
        </w:pPrChange>
      </w:pPr>
      <w:del w:id="604" w:author="Marcus Fernandes" w:date="2021-07-23T21:59:00Z">
        <w:r w:rsidRPr="0875919E" w:rsidDel="0875919E">
          <w:rPr>
            <w:rFonts w:ascii="Times New Roman" w:hAnsi="Times New Roman"/>
          </w:rPr>
          <w:delText>Identifica-se aqui os principais atores que interagem com o sistema</w:delText>
        </w:r>
      </w:del>
    </w:p>
    <w:p w14:paraId="166D1804" w14:textId="52164E49" w:rsidR="002018F1" w:rsidDel="00375F92" w:rsidRDefault="002018F1">
      <w:pPr>
        <w:pStyle w:val="Ttulo3"/>
        <w:rPr>
          <w:del w:id="605" w:author="Marcus Fernandes" w:date="2021-07-23T21:59:00Z"/>
          <w:rFonts w:ascii="Times New Roman" w:hAnsi="Times New Roman"/>
        </w:rPr>
        <w:pPrChange w:id="606" w:author="Marcus Fernandes" w:date="2021-07-23T21:59:00Z">
          <w:pPr>
            <w:pStyle w:val="PSDS-CorpodeTexto"/>
            <w:ind w:left="708"/>
            <w:jc w:val="both"/>
          </w:pPr>
        </w:pPrChange>
      </w:pPr>
    </w:p>
    <w:p w14:paraId="723F2080" w14:textId="7BCC763D" w:rsidR="002018F1" w:rsidDel="00375F92" w:rsidRDefault="002018F1">
      <w:pPr>
        <w:pStyle w:val="Ttulo3"/>
        <w:rPr>
          <w:del w:id="607" w:author="Marcus Fernandes" w:date="2021-07-23T21:59:00Z"/>
          <w:rFonts w:ascii="Times New Roman" w:hAnsi="Times New Roman"/>
          <w:color w:val="0070C0"/>
        </w:rPr>
        <w:pPrChange w:id="608" w:author="Marcus Fernandes" w:date="2021-07-23T21:59:00Z">
          <w:pPr>
            <w:pStyle w:val="PSDS-CorpodeTexto"/>
            <w:ind w:left="708"/>
            <w:jc w:val="both"/>
          </w:pPr>
        </w:pPrChange>
      </w:pPr>
      <w:del w:id="609" w:author="Marcus Fernandes" w:date="2021-07-23T21:59:00Z">
        <w:r w:rsidRPr="0875919E" w:rsidDel="0875919E">
          <w:rPr>
            <w:rFonts w:ascii="Times New Roman" w:hAnsi="Times New Roman"/>
            <w:color w:val="0070C0"/>
          </w:rPr>
          <w:delText xml:space="preserve">Descreve-se de forma concisa e objetiva cada ator. O objetivo é descrever os diferentes papéis que o usuário pode desempenhar quando interage com o sistema. </w:delText>
        </w:r>
      </w:del>
    </w:p>
    <w:p w14:paraId="7ACEC08A" w14:textId="77777777" w:rsidR="002018F1" w:rsidRDefault="002018F1">
      <w:pPr>
        <w:pStyle w:val="Ttulo3"/>
        <w:rPr>
          <w:rFonts w:ascii="Times New Roman" w:hAnsi="Times New Roman"/>
          <w:color w:val="0070C0"/>
        </w:rPr>
        <w:pPrChange w:id="610" w:author="Marcus Fernandes" w:date="2021-07-23T21:59:00Z">
          <w:pPr>
            <w:pStyle w:val="PSDS-CorpodeTexto"/>
            <w:ind w:left="708"/>
            <w:jc w:val="both"/>
          </w:pPr>
        </w:pPrChange>
      </w:pPr>
    </w:p>
    <w:p w14:paraId="68BD59A7" w14:textId="5C40773F" w:rsidR="002018F1" w:rsidRDefault="002018F1" w:rsidP="002018F1">
      <w:pPr>
        <w:pStyle w:val="Legenda"/>
        <w:keepNext/>
        <w:jc w:val="center"/>
        <w:rPr>
          <w:ins w:id="611" w:author="Marcus Fernandes" w:date="2021-08-19T11:01:00Z"/>
          <w:rFonts w:ascii="Times New Roman" w:hAnsi="Times New Roman"/>
        </w:rPr>
      </w:pPr>
      <w:r w:rsidRPr="00375F92">
        <w:rPr>
          <w:rFonts w:ascii="Times New Roman" w:hAnsi="Times New Roman"/>
          <w:rPrChange w:id="612" w:author="Marcus Fernandes" w:date="2021-07-23T21:59:00Z">
            <w:rPr>
              <w:rFonts w:ascii="Times New Roman" w:hAnsi="Times New Roman"/>
              <w:color w:val="0070C0"/>
            </w:rPr>
          </w:rPrChange>
        </w:rPr>
        <w:t xml:space="preserve">Tabela 2: Lista de </w:t>
      </w:r>
      <w:del w:id="613" w:author="Marcus Fernandes" w:date="2021-08-19T11:01:00Z">
        <w:r w:rsidRPr="00375F92" w:rsidDel="00686ABC">
          <w:rPr>
            <w:rFonts w:ascii="Times New Roman" w:hAnsi="Times New Roman"/>
            <w:rPrChange w:id="614" w:author="Marcus Fernandes" w:date="2021-07-23T21:59:00Z">
              <w:rPr>
                <w:rFonts w:ascii="Times New Roman" w:hAnsi="Times New Roman"/>
                <w:color w:val="0070C0"/>
              </w:rPr>
            </w:rPrChange>
          </w:rPr>
          <w:delText xml:space="preserve">Atores </w:delText>
        </w:r>
      </w:del>
      <w:ins w:id="615" w:author="Marcus Fernandes" w:date="2021-08-19T11:01:00Z">
        <w:r w:rsidR="00686ABC">
          <w:rPr>
            <w:rFonts w:ascii="Times New Roman" w:hAnsi="Times New Roman"/>
          </w:rPr>
          <w:t>Serviços</w:t>
        </w:r>
        <w:r w:rsidR="00686ABC" w:rsidRPr="00375F92">
          <w:rPr>
            <w:rFonts w:ascii="Times New Roman" w:hAnsi="Times New Roman"/>
            <w:rPrChange w:id="616" w:author="Marcus Fernandes" w:date="2021-07-23T21:59:00Z">
              <w:rPr>
                <w:rFonts w:ascii="Times New Roman" w:hAnsi="Times New Roman"/>
                <w:color w:val="0070C0"/>
              </w:rPr>
            </w:rPrChange>
          </w:rPr>
          <w:t xml:space="preserve"> </w:t>
        </w:r>
      </w:ins>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1094"/>
        <w:gridCol w:w="2340"/>
        <w:gridCol w:w="4693"/>
      </w:tblGrid>
      <w:tr w:rsidR="00686ABC" w:rsidRPr="00565CD0" w14:paraId="543E99F3" w14:textId="77777777" w:rsidTr="00DA37C6">
        <w:trPr>
          <w:tblHeader/>
          <w:jc w:val="center"/>
          <w:ins w:id="617" w:author="Marcus Fernandes" w:date="2021-08-19T11:01:00Z"/>
        </w:trPr>
        <w:tc>
          <w:tcPr>
            <w:tcW w:w="1094" w:type="dxa"/>
            <w:shd w:val="clear" w:color="auto" w:fill="003366"/>
            <w:vAlign w:val="center"/>
          </w:tcPr>
          <w:p w14:paraId="7645F67B" w14:textId="77777777" w:rsidR="00686ABC" w:rsidRPr="00565CD0" w:rsidRDefault="00686ABC" w:rsidP="00DA37C6">
            <w:pPr>
              <w:jc w:val="center"/>
              <w:rPr>
                <w:ins w:id="618" w:author="Marcus Fernandes" w:date="2021-08-19T11:01:00Z"/>
                <w:b/>
                <w:color w:val="FFFFFF"/>
              </w:rPr>
            </w:pPr>
            <w:ins w:id="619" w:author="Marcus Fernandes" w:date="2021-08-19T11:01:00Z">
              <w:r w:rsidRPr="00565CD0">
                <w:rPr>
                  <w:b/>
                  <w:color w:val="FFFFFF"/>
                </w:rPr>
                <w:t>N</w:t>
              </w:r>
              <w:r>
                <w:rPr>
                  <w:b/>
                  <w:color w:val="FFFFFF"/>
                </w:rPr>
                <w:t>úmero</w:t>
              </w:r>
            </w:ins>
          </w:p>
        </w:tc>
        <w:tc>
          <w:tcPr>
            <w:tcW w:w="2340" w:type="dxa"/>
            <w:shd w:val="clear" w:color="auto" w:fill="003366"/>
            <w:vAlign w:val="center"/>
          </w:tcPr>
          <w:p w14:paraId="750DBF3F" w14:textId="77777777" w:rsidR="00686ABC" w:rsidRPr="00565CD0" w:rsidRDefault="00686ABC" w:rsidP="00DA37C6">
            <w:pPr>
              <w:jc w:val="center"/>
              <w:rPr>
                <w:ins w:id="620" w:author="Marcus Fernandes" w:date="2021-08-19T11:01:00Z"/>
                <w:b/>
                <w:color w:val="FFFFFF"/>
              </w:rPr>
            </w:pPr>
            <w:ins w:id="621" w:author="Marcus Fernandes" w:date="2021-08-19T11:01:00Z">
              <w:r w:rsidRPr="00046A21">
                <w:rPr>
                  <w:b/>
                </w:rPr>
                <w:t>Caso de Uso</w:t>
              </w:r>
            </w:ins>
          </w:p>
        </w:tc>
        <w:tc>
          <w:tcPr>
            <w:tcW w:w="4693" w:type="dxa"/>
            <w:shd w:val="clear" w:color="auto" w:fill="003366"/>
            <w:vAlign w:val="center"/>
          </w:tcPr>
          <w:p w14:paraId="2B6EC9C0" w14:textId="77777777" w:rsidR="00686ABC" w:rsidRPr="00565CD0" w:rsidRDefault="00686ABC" w:rsidP="00DA37C6">
            <w:pPr>
              <w:jc w:val="center"/>
              <w:rPr>
                <w:ins w:id="622" w:author="Marcus Fernandes" w:date="2021-08-19T11:01:00Z"/>
                <w:b/>
                <w:color w:val="FFFFFF"/>
              </w:rPr>
            </w:pPr>
            <w:ins w:id="623" w:author="Marcus Fernandes" w:date="2021-08-19T11:01:00Z">
              <w:r>
                <w:rPr>
                  <w:b/>
                  <w:color w:val="FFFFFF"/>
                </w:rPr>
                <w:t>Des</w:t>
              </w:r>
              <w:r w:rsidRPr="00046A21">
                <w:rPr>
                  <w:b/>
                </w:rPr>
                <w:t>c</w:t>
              </w:r>
              <w:r>
                <w:rPr>
                  <w:b/>
                </w:rPr>
                <w:t>ri</w:t>
              </w:r>
              <w:r w:rsidRPr="00565CD0">
                <w:rPr>
                  <w:b/>
                  <w:color w:val="FFFFFF"/>
                </w:rPr>
                <w:t>ç</w:t>
              </w:r>
              <w:r>
                <w:rPr>
                  <w:b/>
                  <w:color w:val="FFFFFF"/>
                </w:rPr>
                <w:t>ão</w:t>
              </w:r>
            </w:ins>
          </w:p>
        </w:tc>
      </w:tr>
      <w:tr w:rsidR="00686ABC" w:rsidRPr="00582089" w14:paraId="74DA040A" w14:textId="77777777" w:rsidTr="00DA37C6">
        <w:trPr>
          <w:cantSplit/>
          <w:jc w:val="center"/>
          <w:ins w:id="624" w:author="Marcus Fernandes" w:date="2021-08-19T11:01:00Z"/>
        </w:trPr>
        <w:tc>
          <w:tcPr>
            <w:tcW w:w="1094" w:type="dxa"/>
            <w:vAlign w:val="center"/>
          </w:tcPr>
          <w:p w14:paraId="00A4D8E5" w14:textId="77777777" w:rsidR="00686ABC" w:rsidRPr="00375F92" w:rsidRDefault="00686ABC" w:rsidP="00DA37C6">
            <w:pPr>
              <w:pStyle w:val="NormalPeq"/>
              <w:jc w:val="left"/>
              <w:rPr>
                <w:ins w:id="625" w:author="Marcus Fernandes" w:date="2021-08-19T11:01:00Z"/>
                <w:rPrChange w:id="626" w:author="Marcus Fernandes" w:date="2021-07-23T22:01:00Z">
                  <w:rPr>
                    <w:ins w:id="627" w:author="Marcus Fernandes" w:date="2021-08-19T11:01:00Z"/>
                    <w:rFonts w:ascii="Times New Roman" w:hAnsi="Times New Roman"/>
                    <w:sz w:val="20"/>
                    <w:szCs w:val="20"/>
                  </w:rPr>
                </w:rPrChange>
              </w:rPr>
            </w:pPr>
            <w:ins w:id="628" w:author="Marcus Fernandes" w:date="2021-08-19T11:01:00Z">
              <w:r>
                <w:rPr>
                  <w:color w:val="000000"/>
                  <w:sz w:val="20"/>
                  <w:szCs w:val="20"/>
                </w:rPr>
                <w:t>1</w:t>
              </w:r>
              <w:del w:id="629" w:author="Marcus Fernandes" w:date="2021-07-23T22:01:00Z">
                <w:r w:rsidRPr="00375F92" w:rsidDel="00A2488D">
                  <w:rPr>
                    <w:rPrChange w:id="630" w:author="Marcus Fernandes" w:date="2021-07-23T22:01:00Z">
                      <w:rPr>
                        <w:rFonts w:ascii="Times New Roman" w:hAnsi="Times New Roman"/>
                        <w:sz w:val="20"/>
                        <w:szCs w:val="20"/>
                      </w:rPr>
                    </w:rPrChange>
                  </w:rPr>
                  <w:delText>1</w:delText>
                </w:r>
              </w:del>
            </w:ins>
          </w:p>
        </w:tc>
        <w:tc>
          <w:tcPr>
            <w:tcW w:w="2340" w:type="dxa"/>
            <w:vAlign w:val="center"/>
          </w:tcPr>
          <w:p w14:paraId="4F2185F5" w14:textId="77777777" w:rsidR="00686ABC" w:rsidRPr="00375F92" w:rsidRDefault="00686ABC" w:rsidP="00DA37C6">
            <w:pPr>
              <w:pStyle w:val="NormalPeq"/>
              <w:jc w:val="left"/>
              <w:rPr>
                <w:ins w:id="631" w:author="Marcus Fernandes" w:date="2021-08-19T11:01:00Z"/>
                <w:rPrChange w:id="632" w:author="Marcus Fernandes" w:date="2021-07-23T22:01:00Z">
                  <w:rPr>
                    <w:ins w:id="633" w:author="Marcus Fernandes" w:date="2021-08-19T11:01:00Z"/>
                    <w:rFonts w:ascii="Times New Roman" w:hAnsi="Times New Roman"/>
                    <w:color w:val="0070C0"/>
                    <w:sz w:val="20"/>
                    <w:szCs w:val="20"/>
                  </w:rPr>
                </w:rPrChange>
              </w:rPr>
            </w:pPr>
            <w:ins w:id="634" w:author="Marcus Fernandes" w:date="2021-08-19T11:01:00Z">
              <w:r>
                <w:rPr>
                  <w:color w:val="000000"/>
                  <w:sz w:val="20"/>
                  <w:szCs w:val="20"/>
                </w:rPr>
                <w:t>Autenticação</w:t>
              </w:r>
              <w:del w:id="635" w:author="Marcus Fernandes" w:date="2021-07-23T22:01:00Z">
                <w:r w:rsidRPr="00375F92" w:rsidDel="00A2488D">
                  <w:rPr>
                    <w:rPrChange w:id="636" w:author="Marcus Fernandes" w:date="2021-07-23T22:01:00Z">
                      <w:rPr>
                        <w:rFonts w:ascii="Times New Roman" w:hAnsi="Times New Roman"/>
                        <w:color w:val="0070C0"/>
                        <w:sz w:val="20"/>
                        <w:szCs w:val="20"/>
                      </w:rPr>
                    </w:rPrChange>
                  </w:rPr>
                  <w:delText>Visualiza</w:delText>
                </w:r>
                <w:r w:rsidRPr="00375F92" w:rsidDel="00A2488D">
                  <w:rPr>
                    <w:rPrChange w:id="637" w:author="Marcus Fernandes" w:date="2021-07-23T22:01:00Z">
                      <w:rPr>
                        <w:color w:val="0070C0"/>
                      </w:rPr>
                    </w:rPrChange>
                  </w:rPr>
                  <w:delText xml:space="preserve">ção de </w:delText>
                </w:r>
                <w:r w:rsidRPr="00375F92" w:rsidDel="00A2488D">
                  <w:rPr>
                    <w:rPrChange w:id="638" w:author="Marcus Fernandes" w:date="2021-07-23T22:01:00Z">
                      <w:rPr>
                        <w:rFonts w:ascii="Times New Roman" w:hAnsi="Times New Roman"/>
                        <w:color w:val="0070C0"/>
                        <w:sz w:val="20"/>
                        <w:szCs w:val="20"/>
                      </w:rPr>
                    </w:rPrChange>
                  </w:rPr>
                  <w:delText>mapa topográfico</w:delText>
                </w:r>
              </w:del>
            </w:ins>
          </w:p>
        </w:tc>
        <w:tc>
          <w:tcPr>
            <w:tcW w:w="4693" w:type="dxa"/>
            <w:vAlign w:val="center"/>
          </w:tcPr>
          <w:p w14:paraId="541CEDC2" w14:textId="77777777" w:rsidR="00686ABC" w:rsidRPr="00375F92" w:rsidRDefault="00686ABC" w:rsidP="00DA37C6">
            <w:pPr>
              <w:pStyle w:val="NormalPeq"/>
              <w:jc w:val="left"/>
              <w:rPr>
                <w:ins w:id="639" w:author="Marcus Fernandes" w:date="2021-08-19T11:01:00Z"/>
                <w:rPrChange w:id="640" w:author="Marcus Fernandes" w:date="2021-07-23T22:01:00Z">
                  <w:rPr>
                    <w:ins w:id="641" w:author="Marcus Fernandes" w:date="2021-08-19T11:01:00Z"/>
                    <w:rFonts w:ascii="Times New Roman" w:hAnsi="Times New Roman"/>
                    <w:color w:val="0070C0"/>
                    <w:sz w:val="20"/>
                    <w:szCs w:val="20"/>
                  </w:rPr>
                </w:rPrChange>
              </w:rPr>
            </w:pPr>
            <w:ins w:id="642" w:author="Marcus Fernandes" w:date="2021-08-19T11:01:00Z">
              <w:r>
                <w:rPr>
                  <w:color w:val="000000"/>
                  <w:sz w:val="20"/>
                  <w:szCs w:val="20"/>
                </w:rPr>
                <w:t>O usuário pode entrar e sair do sistema utilizando seu nome de usuário e senha</w:t>
              </w:r>
              <w:del w:id="643" w:author="Marcus Fernandes" w:date="2021-07-23T22:01:00Z">
                <w:r w:rsidRPr="00375F92" w:rsidDel="00A2488D">
                  <w:rPr>
                    <w:rPrChange w:id="644" w:author="Marcus Fernandes" w:date="2021-07-23T22:01:00Z">
                      <w:rPr>
                        <w:rFonts w:ascii="Times New Roman" w:hAnsi="Times New Roman"/>
                        <w:color w:val="0070C0"/>
                        <w:sz w:val="20"/>
                        <w:szCs w:val="20"/>
                      </w:rPr>
                    </w:rPrChange>
                  </w:rPr>
                  <w:delText xml:space="preserve">O usuário carrega um mapa de </w:delText>
                </w:r>
              </w:del>
              <w:del w:id="645" w:author="Marcus Fernandes" w:date="2021-07-23T21:59:00Z">
                <w:r w:rsidRPr="00375F92" w:rsidDel="00375F92">
                  <w:rPr>
                    <w:rPrChange w:id="646" w:author="Marcus Fernandes" w:date="2021-07-23T22:01:00Z">
                      <w:rPr>
                        <w:rFonts w:ascii="Times New Roman" w:hAnsi="Times New Roman"/>
                        <w:color w:val="0070C0"/>
                        <w:sz w:val="20"/>
                        <w:szCs w:val="20"/>
                      </w:rPr>
                    </w:rPrChange>
                  </w:rPr>
                  <w:delText>topografico</w:delText>
                </w:r>
              </w:del>
              <w:del w:id="647" w:author="Marcus Fernandes" w:date="2021-07-23T22:01:00Z">
                <w:r w:rsidRPr="00375F92" w:rsidDel="00A2488D">
                  <w:rPr>
                    <w:rPrChange w:id="648" w:author="Marcus Fernandes" w:date="2021-07-23T22:01:00Z">
                      <w:rPr>
                        <w:rFonts w:ascii="Times New Roman" w:hAnsi="Times New Roman"/>
                        <w:color w:val="0070C0"/>
                        <w:sz w:val="20"/>
                        <w:szCs w:val="20"/>
                      </w:rPr>
                    </w:rPrChange>
                  </w:rPr>
                  <w:delText xml:space="preserve"> ele é apresentado na janela principal do sistema</w:delText>
                </w:r>
              </w:del>
            </w:ins>
          </w:p>
        </w:tc>
      </w:tr>
      <w:tr w:rsidR="00686ABC" w:rsidRPr="00582089" w14:paraId="26B13951" w14:textId="77777777" w:rsidTr="00DA37C6">
        <w:trPr>
          <w:cantSplit/>
          <w:jc w:val="center"/>
          <w:ins w:id="649" w:author="Marcus Fernandes" w:date="2021-08-19T11:01:00Z"/>
        </w:trPr>
        <w:tc>
          <w:tcPr>
            <w:tcW w:w="1094" w:type="dxa"/>
            <w:vAlign w:val="center"/>
          </w:tcPr>
          <w:p w14:paraId="6AD9E84B" w14:textId="77777777" w:rsidR="00686ABC" w:rsidRPr="00375F92" w:rsidRDefault="00686ABC" w:rsidP="00DA37C6">
            <w:pPr>
              <w:pStyle w:val="NormalPeq"/>
              <w:jc w:val="left"/>
              <w:rPr>
                <w:ins w:id="650" w:author="Marcus Fernandes" w:date="2021-08-19T11:01:00Z"/>
                <w:rPrChange w:id="651" w:author="Marcus Fernandes" w:date="2021-07-23T22:01:00Z">
                  <w:rPr>
                    <w:ins w:id="652" w:author="Marcus Fernandes" w:date="2021-08-19T11:01:00Z"/>
                    <w:rFonts w:ascii="Times New Roman" w:hAnsi="Times New Roman"/>
                    <w:sz w:val="20"/>
                    <w:szCs w:val="20"/>
                  </w:rPr>
                </w:rPrChange>
              </w:rPr>
            </w:pPr>
            <w:ins w:id="653" w:author="Marcus Fernandes" w:date="2021-08-19T11:01:00Z">
              <w:r>
                <w:rPr>
                  <w:color w:val="000000"/>
                  <w:sz w:val="20"/>
                  <w:szCs w:val="20"/>
                </w:rPr>
                <w:t>2</w:t>
              </w:r>
              <w:del w:id="654" w:author="Marcus Fernandes" w:date="2021-07-23T22:01:00Z">
                <w:r w:rsidRPr="00375F92" w:rsidDel="00A2488D">
                  <w:rPr>
                    <w:rPrChange w:id="655" w:author="Marcus Fernandes" w:date="2021-07-23T22:01:00Z">
                      <w:rPr>
                        <w:rFonts w:ascii="Times New Roman" w:hAnsi="Times New Roman"/>
                        <w:sz w:val="20"/>
                        <w:szCs w:val="20"/>
                      </w:rPr>
                    </w:rPrChange>
                  </w:rPr>
                  <w:delText>2</w:delText>
                </w:r>
              </w:del>
            </w:ins>
          </w:p>
        </w:tc>
        <w:tc>
          <w:tcPr>
            <w:tcW w:w="2340" w:type="dxa"/>
            <w:vAlign w:val="center"/>
          </w:tcPr>
          <w:p w14:paraId="44B17E68" w14:textId="77777777" w:rsidR="00686ABC" w:rsidRPr="00375F92" w:rsidRDefault="00686ABC" w:rsidP="00DA37C6">
            <w:pPr>
              <w:pStyle w:val="NormalPeq"/>
              <w:jc w:val="left"/>
              <w:rPr>
                <w:ins w:id="656" w:author="Marcus Fernandes" w:date="2021-08-19T11:01:00Z"/>
                <w:rPrChange w:id="657" w:author="Marcus Fernandes" w:date="2021-07-23T22:01:00Z">
                  <w:rPr>
                    <w:ins w:id="658" w:author="Marcus Fernandes" w:date="2021-08-19T11:01:00Z"/>
                    <w:rFonts w:ascii="Times New Roman" w:hAnsi="Times New Roman"/>
                    <w:color w:val="0070C0"/>
                    <w:sz w:val="20"/>
                    <w:szCs w:val="20"/>
                  </w:rPr>
                </w:rPrChange>
              </w:rPr>
            </w:pPr>
            <w:ins w:id="659" w:author="Marcus Fernandes" w:date="2021-08-19T11:01:00Z">
              <w:r>
                <w:rPr>
                  <w:color w:val="000000"/>
                  <w:sz w:val="20"/>
                  <w:szCs w:val="20"/>
                </w:rPr>
                <w:t>Gestão de Vendas</w:t>
              </w:r>
              <w:del w:id="660" w:author="Marcus Fernandes" w:date="2021-07-23T21:59:00Z">
                <w:r w:rsidRPr="00375F92" w:rsidDel="00375F92">
                  <w:rPr>
                    <w:rPrChange w:id="661" w:author="Marcus Fernandes" w:date="2021-07-23T22:01:00Z">
                      <w:rPr>
                        <w:rFonts w:ascii="Times New Roman" w:hAnsi="Times New Roman"/>
                        <w:color w:val="0070C0"/>
                        <w:sz w:val="20"/>
                        <w:szCs w:val="20"/>
                      </w:rPr>
                    </w:rPrChange>
                  </w:rPr>
                  <w:delText>Atualizacão</w:delText>
                </w:r>
              </w:del>
              <w:del w:id="662" w:author="Marcus Fernandes" w:date="2021-07-23T22:01:00Z">
                <w:r w:rsidRPr="00375F92" w:rsidDel="00A2488D">
                  <w:rPr>
                    <w:rPrChange w:id="663" w:author="Marcus Fernandes" w:date="2021-07-23T22:01:00Z">
                      <w:rPr>
                        <w:rFonts w:ascii="Times New Roman" w:hAnsi="Times New Roman"/>
                        <w:color w:val="0070C0"/>
                        <w:sz w:val="20"/>
                        <w:szCs w:val="20"/>
                      </w:rPr>
                    </w:rPrChange>
                  </w:rPr>
                  <w:delText xml:space="preserve"> de documentos</w:delText>
                </w:r>
              </w:del>
            </w:ins>
          </w:p>
        </w:tc>
        <w:tc>
          <w:tcPr>
            <w:tcW w:w="4693" w:type="dxa"/>
            <w:vAlign w:val="center"/>
          </w:tcPr>
          <w:p w14:paraId="684B2AAE" w14:textId="77777777" w:rsidR="00686ABC" w:rsidRPr="00375F92" w:rsidRDefault="00686ABC" w:rsidP="00DA37C6">
            <w:pPr>
              <w:pStyle w:val="NormalPeq"/>
              <w:jc w:val="left"/>
              <w:rPr>
                <w:ins w:id="664" w:author="Marcus Fernandes" w:date="2021-08-19T11:01:00Z"/>
                <w:rPrChange w:id="665" w:author="Marcus Fernandes" w:date="2021-07-23T22:01:00Z">
                  <w:rPr>
                    <w:ins w:id="666" w:author="Marcus Fernandes" w:date="2021-08-19T11:01:00Z"/>
                    <w:rFonts w:ascii="Times New Roman" w:hAnsi="Times New Roman"/>
                    <w:color w:val="0070C0"/>
                    <w:sz w:val="20"/>
                    <w:szCs w:val="20"/>
                  </w:rPr>
                </w:rPrChange>
              </w:rPr>
            </w:pPr>
            <w:ins w:id="667" w:author="Marcus Fernandes" w:date="2021-08-19T11:01:00Z">
              <w:r>
                <w:rPr>
                  <w:color w:val="000000"/>
                  <w:sz w:val="20"/>
                  <w:szCs w:val="20"/>
                </w:rPr>
                <w:t>O usuário pode criar, editar e remover uma transação de venda</w:t>
              </w:r>
              <w:del w:id="668" w:author="Marcus Fernandes" w:date="2021-07-23T22:01:00Z">
                <w:r w:rsidRPr="00375F92" w:rsidDel="00A2488D">
                  <w:rPr>
                    <w:rPrChange w:id="669" w:author="Marcus Fernandes" w:date="2021-07-23T22:01:00Z">
                      <w:rPr>
                        <w:rFonts w:ascii="Times New Roman" w:hAnsi="Times New Roman"/>
                        <w:color w:val="0070C0"/>
                        <w:sz w:val="20"/>
                        <w:szCs w:val="20"/>
                      </w:rPr>
                    </w:rPrChange>
                  </w:rPr>
                  <w:delText>O usuário autentica-se no servidor do sistema e cria/atualiza arquivos no formato .doc</w:delText>
                </w:r>
              </w:del>
            </w:ins>
          </w:p>
        </w:tc>
      </w:tr>
      <w:tr w:rsidR="00686ABC" w:rsidRPr="00565CD0" w14:paraId="2D22F49B" w14:textId="77777777" w:rsidTr="00DA37C6">
        <w:trPr>
          <w:cantSplit/>
          <w:jc w:val="center"/>
          <w:ins w:id="670" w:author="Marcus Fernandes" w:date="2021-08-19T11:01:00Z"/>
        </w:trPr>
        <w:tc>
          <w:tcPr>
            <w:tcW w:w="1094" w:type="dxa"/>
            <w:vAlign w:val="center"/>
          </w:tcPr>
          <w:p w14:paraId="77F0A5AC" w14:textId="77777777" w:rsidR="00686ABC" w:rsidRPr="00375F92" w:rsidRDefault="00686ABC" w:rsidP="00DA37C6">
            <w:pPr>
              <w:pStyle w:val="NormalPeq"/>
              <w:jc w:val="left"/>
              <w:rPr>
                <w:ins w:id="671" w:author="Marcus Fernandes" w:date="2021-08-19T11:01:00Z"/>
                <w:rPrChange w:id="672" w:author="Marcus Fernandes" w:date="2021-07-23T22:01:00Z">
                  <w:rPr>
                    <w:ins w:id="673" w:author="Marcus Fernandes" w:date="2021-08-19T11:01:00Z"/>
                    <w:rFonts w:ascii="Times New Roman" w:hAnsi="Times New Roman"/>
                    <w:sz w:val="20"/>
                    <w:szCs w:val="20"/>
                  </w:rPr>
                </w:rPrChange>
              </w:rPr>
            </w:pPr>
            <w:ins w:id="674" w:author="Marcus Fernandes" w:date="2021-08-19T11:01:00Z">
              <w:r>
                <w:rPr>
                  <w:color w:val="000000"/>
                  <w:sz w:val="20"/>
                  <w:szCs w:val="20"/>
                </w:rPr>
                <w:t>3</w:t>
              </w:r>
              <w:del w:id="675" w:author="Marcus Fernandes" w:date="2021-07-23T22:01:00Z">
                <w:r w:rsidRPr="00375F92" w:rsidDel="00A2488D">
                  <w:rPr>
                    <w:rPrChange w:id="676" w:author="Marcus Fernandes" w:date="2021-07-23T22:01:00Z">
                      <w:rPr>
                        <w:rFonts w:ascii="Times New Roman" w:hAnsi="Times New Roman"/>
                        <w:sz w:val="20"/>
                        <w:szCs w:val="20"/>
                      </w:rPr>
                    </w:rPrChange>
                  </w:rPr>
                  <w:delText>3</w:delText>
                </w:r>
              </w:del>
            </w:ins>
          </w:p>
        </w:tc>
        <w:tc>
          <w:tcPr>
            <w:tcW w:w="2340" w:type="dxa"/>
            <w:vAlign w:val="center"/>
          </w:tcPr>
          <w:p w14:paraId="6610C21A" w14:textId="77777777" w:rsidR="00686ABC" w:rsidRPr="00375F92" w:rsidRDefault="00686ABC" w:rsidP="00DA37C6">
            <w:pPr>
              <w:pStyle w:val="NormalPeq"/>
              <w:jc w:val="left"/>
              <w:rPr>
                <w:ins w:id="677" w:author="Marcus Fernandes" w:date="2021-08-19T11:01:00Z"/>
                <w:rPrChange w:id="678" w:author="Marcus Fernandes" w:date="2021-07-23T22:01:00Z">
                  <w:rPr>
                    <w:ins w:id="679" w:author="Marcus Fernandes" w:date="2021-08-19T11:01:00Z"/>
                    <w:rFonts w:ascii="Times New Roman" w:hAnsi="Times New Roman"/>
                    <w:color w:val="0070C0"/>
                    <w:sz w:val="20"/>
                    <w:szCs w:val="20"/>
                  </w:rPr>
                </w:rPrChange>
              </w:rPr>
            </w:pPr>
            <w:ins w:id="680" w:author="Marcus Fernandes" w:date="2021-08-19T11:01:00Z">
              <w:r>
                <w:rPr>
                  <w:color w:val="000000"/>
                  <w:sz w:val="20"/>
                  <w:szCs w:val="20"/>
                </w:rPr>
                <w:t>Gestão de Compras</w:t>
              </w:r>
            </w:ins>
          </w:p>
        </w:tc>
        <w:tc>
          <w:tcPr>
            <w:tcW w:w="4693" w:type="dxa"/>
            <w:vAlign w:val="center"/>
          </w:tcPr>
          <w:p w14:paraId="2BF33AC9" w14:textId="77777777" w:rsidR="00686ABC" w:rsidRPr="00375F92" w:rsidRDefault="00686ABC" w:rsidP="00DA37C6">
            <w:pPr>
              <w:pStyle w:val="NormalPeq"/>
              <w:jc w:val="left"/>
              <w:rPr>
                <w:ins w:id="681" w:author="Marcus Fernandes" w:date="2021-08-19T11:01:00Z"/>
                <w:rPrChange w:id="682" w:author="Marcus Fernandes" w:date="2021-07-23T22:01:00Z">
                  <w:rPr>
                    <w:ins w:id="683" w:author="Marcus Fernandes" w:date="2021-08-19T11:01:00Z"/>
                    <w:rFonts w:ascii="Times New Roman" w:hAnsi="Times New Roman"/>
                    <w:color w:val="0070C0"/>
                    <w:sz w:val="20"/>
                    <w:szCs w:val="20"/>
                  </w:rPr>
                </w:rPrChange>
              </w:rPr>
            </w:pPr>
            <w:ins w:id="684" w:author="Marcus Fernandes" w:date="2021-08-19T11:01:00Z">
              <w:r>
                <w:rPr>
                  <w:color w:val="000000"/>
                  <w:sz w:val="20"/>
                  <w:szCs w:val="20"/>
                </w:rPr>
                <w:t>O usuário pode criar, editar e remover uma transação de compra</w:t>
              </w:r>
            </w:ins>
          </w:p>
        </w:tc>
      </w:tr>
      <w:tr w:rsidR="00686ABC" w:rsidRPr="00565CD0" w14:paraId="4C34D3B7" w14:textId="77777777" w:rsidTr="00DA37C6">
        <w:trPr>
          <w:cantSplit/>
          <w:jc w:val="center"/>
          <w:ins w:id="685" w:author="Marcus Fernandes" w:date="2021-08-19T11:01:00Z"/>
        </w:trPr>
        <w:tc>
          <w:tcPr>
            <w:tcW w:w="1094" w:type="dxa"/>
            <w:vAlign w:val="center"/>
          </w:tcPr>
          <w:p w14:paraId="310EB201" w14:textId="77777777" w:rsidR="00686ABC" w:rsidRPr="00375F92" w:rsidRDefault="00686ABC" w:rsidP="00DA37C6">
            <w:pPr>
              <w:pStyle w:val="NormalPeq"/>
              <w:jc w:val="left"/>
              <w:rPr>
                <w:ins w:id="686" w:author="Marcus Fernandes" w:date="2021-08-19T11:01:00Z"/>
                <w:rPrChange w:id="687" w:author="Marcus Fernandes" w:date="2021-07-23T22:01:00Z">
                  <w:rPr>
                    <w:ins w:id="688" w:author="Marcus Fernandes" w:date="2021-08-19T11:01:00Z"/>
                    <w:rFonts w:ascii="Times New Roman" w:hAnsi="Times New Roman"/>
                    <w:sz w:val="20"/>
                    <w:szCs w:val="20"/>
                  </w:rPr>
                </w:rPrChange>
              </w:rPr>
            </w:pPr>
            <w:ins w:id="689" w:author="Marcus Fernandes" w:date="2021-08-19T11:01:00Z">
              <w:r>
                <w:rPr>
                  <w:color w:val="000000"/>
                  <w:sz w:val="20"/>
                  <w:szCs w:val="20"/>
                </w:rPr>
                <w:t>4</w:t>
              </w:r>
            </w:ins>
          </w:p>
        </w:tc>
        <w:tc>
          <w:tcPr>
            <w:tcW w:w="2340" w:type="dxa"/>
            <w:vAlign w:val="center"/>
          </w:tcPr>
          <w:p w14:paraId="1BCFA615" w14:textId="77777777" w:rsidR="00686ABC" w:rsidRPr="00375F92" w:rsidRDefault="00686ABC" w:rsidP="00DA37C6">
            <w:pPr>
              <w:pStyle w:val="NormalPeq"/>
              <w:jc w:val="left"/>
              <w:rPr>
                <w:ins w:id="690" w:author="Marcus Fernandes" w:date="2021-08-19T11:01:00Z"/>
                <w:rPrChange w:id="691" w:author="Marcus Fernandes" w:date="2021-07-23T22:01:00Z">
                  <w:rPr>
                    <w:ins w:id="692" w:author="Marcus Fernandes" w:date="2021-08-19T11:01:00Z"/>
                    <w:rFonts w:ascii="Times New Roman" w:hAnsi="Times New Roman"/>
                    <w:color w:val="0070C0"/>
                    <w:sz w:val="20"/>
                    <w:szCs w:val="20"/>
                  </w:rPr>
                </w:rPrChange>
              </w:rPr>
            </w:pPr>
            <w:ins w:id="693" w:author="Marcus Fernandes" w:date="2021-08-19T11:01:00Z">
              <w:r>
                <w:rPr>
                  <w:color w:val="000000"/>
                  <w:sz w:val="20"/>
                  <w:szCs w:val="20"/>
                </w:rPr>
                <w:t>Gestão de Despesas</w:t>
              </w:r>
            </w:ins>
          </w:p>
        </w:tc>
        <w:tc>
          <w:tcPr>
            <w:tcW w:w="4693" w:type="dxa"/>
            <w:vAlign w:val="center"/>
          </w:tcPr>
          <w:p w14:paraId="082345AE" w14:textId="77777777" w:rsidR="00686ABC" w:rsidRPr="00375F92" w:rsidRDefault="00686ABC" w:rsidP="00DA37C6">
            <w:pPr>
              <w:pStyle w:val="NormalPeq"/>
              <w:jc w:val="left"/>
              <w:rPr>
                <w:ins w:id="694" w:author="Marcus Fernandes" w:date="2021-08-19T11:01:00Z"/>
                <w:rPrChange w:id="695" w:author="Marcus Fernandes" w:date="2021-07-23T22:01:00Z">
                  <w:rPr>
                    <w:ins w:id="696" w:author="Marcus Fernandes" w:date="2021-08-19T11:01:00Z"/>
                    <w:rFonts w:ascii="Times New Roman" w:hAnsi="Times New Roman"/>
                    <w:color w:val="0070C0"/>
                    <w:sz w:val="20"/>
                    <w:szCs w:val="20"/>
                  </w:rPr>
                </w:rPrChange>
              </w:rPr>
            </w:pPr>
            <w:ins w:id="697" w:author="Marcus Fernandes" w:date="2021-08-19T11:01:00Z">
              <w:r>
                <w:rPr>
                  <w:color w:val="000000"/>
                  <w:sz w:val="20"/>
                  <w:szCs w:val="20"/>
                </w:rPr>
                <w:t>O usuário pode criar, editar e remover uma transação de despesa</w:t>
              </w:r>
            </w:ins>
          </w:p>
        </w:tc>
      </w:tr>
      <w:tr w:rsidR="00686ABC" w:rsidRPr="00565CD0" w14:paraId="08F39ED5" w14:textId="77777777" w:rsidTr="00DA37C6">
        <w:trPr>
          <w:cantSplit/>
          <w:jc w:val="center"/>
          <w:ins w:id="698" w:author="Marcus Fernandes" w:date="2021-08-19T11:01:00Z"/>
        </w:trPr>
        <w:tc>
          <w:tcPr>
            <w:tcW w:w="1094" w:type="dxa"/>
            <w:vAlign w:val="center"/>
          </w:tcPr>
          <w:p w14:paraId="21AAF377" w14:textId="77777777" w:rsidR="00686ABC" w:rsidRPr="00375F92" w:rsidRDefault="00686ABC" w:rsidP="00DA37C6">
            <w:pPr>
              <w:pStyle w:val="NormalPeq"/>
              <w:jc w:val="left"/>
              <w:rPr>
                <w:ins w:id="699" w:author="Marcus Fernandes" w:date="2021-08-19T11:01:00Z"/>
                <w:rPrChange w:id="700" w:author="Marcus Fernandes" w:date="2021-07-23T22:01:00Z">
                  <w:rPr>
                    <w:ins w:id="701" w:author="Marcus Fernandes" w:date="2021-08-19T11:01:00Z"/>
                    <w:rFonts w:ascii="Times New Roman" w:hAnsi="Times New Roman"/>
                    <w:sz w:val="20"/>
                    <w:szCs w:val="20"/>
                  </w:rPr>
                </w:rPrChange>
              </w:rPr>
            </w:pPr>
            <w:ins w:id="702" w:author="Marcus Fernandes" w:date="2021-08-19T11:01:00Z">
              <w:r>
                <w:rPr>
                  <w:color w:val="000000"/>
                  <w:sz w:val="20"/>
                  <w:szCs w:val="20"/>
                </w:rPr>
                <w:t>5</w:t>
              </w:r>
            </w:ins>
          </w:p>
        </w:tc>
        <w:tc>
          <w:tcPr>
            <w:tcW w:w="2340" w:type="dxa"/>
            <w:vAlign w:val="center"/>
          </w:tcPr>
          <w:p w14:paraId="364AE9DB" w14:textId="77777777" w:rsidR="00686ABC" w:rsidRPr="00375F92" w:rsidRDefault="00686ABC" w:rsidP="00DA37C6">
            <w:pPr>
              <w:pStyle w:val="NormalPeq"/>
              <w:jc w:val="left"/>
              <w:rPr>
                <w:ins w:id="703" w:author="Marcus Fernandes" w:date="2021-08-19T11:01:00Z"/>
                <w:rPrChange w:id="704" w:author="Marcus Fernandes" w:date="2021-07-23T22:01:00Z">
                  <w:rPr>
                    <w:ins w:id="705" w:author="Marcus Fernandes" w:date="2021-08-19T11:01:00Z"/>
                    <w:rFonts w:ascii="Times New Roman" w:hAnsi="Times New Roman"/>
                    <w:color w:val="0070C0"/>
                    <w:sz w:val="20"/>
                    <w:szCs w:val="20"/>
                  </w:rPr>
                </w:rPrChange>
              </w:rPr>
            </w:pPr>
            <w:ins w:id="706" w:author="Marcus Fernandes" w:date="2021-08-19T11:01:00Z">
              <w:r>
                <w:rPr>
                  <w:color w:val="000000"/>
                  <w:sz w:val="20"/>
                  <w:szCs w:val="20"/>
                </w:rPr>
                <w:t>Gestão de Devoluções</w:t>
              </w:r>
            </w:ins>
          </w:p>
        </w:tc>
        <w:tc>
          <w:tcPr>
            <w:tcW w:w="4693" w:type="dxa"/>
            <w:vAlign w:val="center"/>
          </w:tcPr>
          <w:p w14:paraId="72FA574A" w14:textId="77777777" w:rsidR="00686ABC" w:rsidRPr="00375F92" w:rsidRDefault="00686ABC" w:rsidP="00DA37C6">
            <w:pPr>
              <w:pStyle w:val="NormalPeq"/>
              <w:jc w:val="left"/>
              <w:rPr>
                <w:ins w:id="707" w:author="Marcus Fernandes" w:date="2021-08-19T11:01:00Z"/>
                <w:rPrChange w:id="708" w:author="Marcus Fernandes" w:date="2021-07-23T22:01:00Z">
                  <w:rPr>
                    <w:ins w:id="709" w:author="Marcus Fernandes" w:date="2021-08-19T11:01:00Z"/>
                    <w:rFonts w:ascii="Times New Roman" w:hAnsi="Times New Roman"/>
                    <w:color w:val="0070C0"/>
                    <w:sz w:val="20"/>
                    <w:szCs w:val="20"/>
                  </w:rPr>
                </w:rPrChange>
              </w:rPr>
            </w:pPr>
            <w:ins w:id="710" w:author="Marcus Fernandes" w:date="2021-08-19T11:01:00Z">
              <w:r>
                <w:rPr>
                  <w:color w:val="000000"/>
                  <w:sz w:val="20"/>
                  <w:szCs w:val="20"/>
                </w:rPr>
                <w:t>O usuário pode criar, editar e remover uma transação de devolução</w:t>
              </w:r>
            </w:ins>
          </w:p>
        </w:tc>
      </w:tr>
      <w:tr w:rsidR="00686ABC" w:rsidRPr="00565CD0" w14:paraId="38CFF73C" w14:textId="77777777" w:rsidTr="00DA37C6">
        <w:trPr>
          <w:cantSplit/>
          <w:jc w:val="center"/>
          <w:ins w:id="711" w:author="Marcus Fernandes" w:date="2021-08-19T11:01:00Z"/>
        </w:trPr>
        <w:tc>
          <w:tcPr>
            <w:tcW w:w="1094" w:type="dxa"/>
            <w:vAlign w:val="center"/>
          </w:tcPr>
          <w:p w14:paraId="0521090E" w14:textId="77777777" w:rsidR="00686ABC" w:rsidRPr="00375F92" w:rsidRDefault="00686ABC" w:rsidP="00DA37C6">
            <w:pPr>
              <w:pStyle w:val="NormalPeq"/>
              <w:jc w:val="left"/>
              <w:rPr>
                <w:ins w:id="712" w:author="Marcus Fernandes" w:date="2021-08-19T11:01:00Z"/>
                <w:rPrChange w:id="713" w:author="Marcus Fernandes" w:date="2021-07-23T22:01:00Z">
                  <w:rPr>
                    <w:ins w:id="714" w:author="Marcus Fernandes" w:date="2021-08-19T11:01:00Z"/>
                    <w:rFonts w:ascii="Times New Roman" w:hAnsi="Times New Roman"/>
                    <w:sz w:val="20"/>
                    <w:szCs w:val="20"/>
                  </w:rPr>
                </w:rPrChange>
              </w:rPr>
            </w:pPr>
            <w:ins w:id="715" w:author="Marcus Fernandes" w:date="2021-08-19T11:01:00Z">
              <w:r>
                <w:rPr>
                  <w:color w:val="000000"/>
                  <w:sz w:val="20"/>
                  <w:szCs w:val="20"/>
                </w:rPr>
                <w:t>6</w:t>
              </w:r>
            </w:ins>
          </w:p>
        </w:tc>
        <w:tc>
          <w:tcPr>
            <w:tcW w:w="2340" w:type="dxa"/>
            <w:vAlign w:val="center"/>
          </w:tcPr>
          <w:p w14:paraId="5F650FFD" w14:textId="77777777" w:rsidR="00686ABC" w:rsidRPr="00375F92" w:rsidRDefault="00686ABC" w:rsidP="00DA37C6">
            <w:pPr>
              <w:pStyle w:val="NormalPeq"/>
              <w:jc w:val="left"/>
              <w:rPr>
                <w:ins w:id="716" w:author="Marcus Fernandes" w:date="2021-08-19T11:01:00Z"/>
                <w:rPrChange w:id="717" w:author="Marcus Fernandes" w:date="2021-07-23T22:01:00Z">
                  <w:rPr>
                    <w:ins w:id="718" w:author="Marcus Fernandes" w:date="2021-08-19T11:01:00Z"/>
                    <w:rFonts w:ascii="Times New Roman" w:hAnsi="Times New Roman"/>
                    <w:color w:val="0070C0"/>
                    <w:sz w:val="20"/>
                    <w:szCs w:val="20"/>
                  </w:rPr>
                </w:rPrChange>
              </w:rPr>
            </w:pPr>
            <w:ins w:id="719" w:author="Marcus Fernandes" w:date="2021-08-19T11:01:00Z">
              <w:r>
                <w:rPr>
                  <w:color w:val="000000"/>
                  <w:sz w:val="20"/>
                  <w:szCs w:val="20"/>
                </w:rPr>
                <w:t>Gestão de Estoque</w:t>
              </w:r>
            </w:ins>
          </w:p>
        </w:tc>
        <w:tc>
          <w:tcPr>
            <w:tcW w:w="4693" w:type="dxa"/>
            <w:vAlign w:val="center"/>
          </w:tcPr>
          <w:p w14:paraId="432335B3" w14:textId="77777777" w:rsidR="00686ABC" w:rsidRPr="00375F92" w:rsidRDefault="00686ABC" w:rsidP="00DA37C6">
            <w:pPr>
              <w:pStyle w:val="NormalPeq"/>
              <w:jc w:val="left"/>
              <w:rPr>
                <w:ins w:id="720" w:author="Marcus Fernandes" w:date="2021-08-19T11:01:00Z"/>
                <w:rPrChange w:id="721" w:author="Marcus Fernandes" w:date="2021-07-23T22:01:00Z">
                  <w:rPr>
                    <w:ins w:id="722" w:author="Marcus Fernandes" w:date="2021-08-19T11:01:00Z"/>
                    <w:rFonts w:ascii="Times New Roman" w:hAnsi="Times New Roman"/>
                    <w:color w:val="0070C0"/>
                    <w:sz w:val="20"/>
                    <w:szCs w:val="20"/>
                  </w:rPr>
                </w:rPrChange>
              </w:rPr>
            </w:pPr>
            <w:ins w:id="723" w:author="Marcus Fernandes" w:date="2021-08-19T11:01:00Z">
              <w:r>
                <w:rPr>
                  <w:color w:val="000000"/>
                  <w:sz w:val="20"/>
                  <w:szCs w:val="20"/>
                </w:rPr>
                <w:t>O usuário pode criar, editar e remover produtos no estoque</w:t>
              </w:r>
            </w:ins>
          </w:p>
        </w:tc>
      </w:tr>
      <w:tr w:rsidR="00686ABC" w:rsidRPr="00565CD0" w14:paraId="6212FC10" w14:textId="77777777" w:rsidTr="00DA37C6">
        <w:trPr>
          <w:cantSplit/>
          <w:jc w:val="center"/>
          <w:ins w:id="724" w:author="Marcus Fernandes" w:date="2021-08-19T11:01:00Z"/>
        </w:trPr>
        <w:tc>
          <w:tcPr>
            <w:tcW w:w="1094" w:type="dxa"/>
            <w:vAlign w:val="center"/>
          </w:tcPr>
          <w:p w14:paraId="1D4C7F28" w14:textId="77777777" w:rsidR="00686ABC" w:rsidRPr="00375F92" w:rsidRDefault="00686ABC" w:rsidP="00DA37C6">
            <w:pPr>
              <w:pStyle w:val="NormalPeq"/>
              <w:jc w:val="left"/>
              <w:rPr>
                <w:ins w:id="725" w:author="Marcus Fernandes" w:date="2021-08-19T11:01:00Z"/>
                <w:rPrChange w:id="726" w:author="Marcus Fernandes" w:date="2021-07-23T22:01:00Z">
                  <w:rPr>
                    <w:ins w:id="727" w:author="Marcus Fernandes" w:date="2021-08-19T11:01:00Z"/>
                    <w:rFonts w:ascii="Times New Roman" w:hAnsi="Times New Roman"/>
                    <w:sz w:val="20"/>
                    <w:szCs w:val="20"/>
                  </w:rPr>
                </w:rPrChange>
              </w:rPr>
            </w:pPr>
            <w:ins w:id="728" w:author="Marcus Fernandes" w:date="2021-08-19T11:01:00Z">
              <w:r>
                <w:rPr>
                  <w:color w:val="000000"/>
                  <w:sz w:val="20"/>
                  <w:szCs w:val="20"/>
                </w:rPr>
                <w:t>7</w:t>
              </w:r>
            </w:ins>
          </w:p>
        </w:tc>
        <w:tc>
          <w:tcPr>
            <w:tcW w:w="2340" w:type="dxa"/>
            <w:vAlign w:val="center"/>
          </w:tcPr>
          <w:p w14:paraId="1AB6EA84" w14:textId="77777777" w:rsidR="00686ABC" w:rsidRPr="00375F92" w:rsidRDefault="00686ABC" w:rsidP="00DA37C6">
            <w:pPr>
              <w:pStyle w:val="NormalPeq"/>
              <w:jc w:val="left"/>
              <w:rPr>
                <w:ins w:id="729" w:author="Marcus Fernandes" w:date="2021-08-19T11:01:00Z"/>
                <w:rPrChange w:id="730" w:author="Marcus Fernandes" w:date="2021-07-23T22:01:00Z">
                  <w:rPr>
                    <w:ins w:id="731" w:author="Marcus Fernandes" w:date="2021-08-19T11:01:00Z"/>
                    <w:rFonts w:ascii="Times New Roman" w:hAnsi="Times New Roman"/>
                    <w:color w:val="0070C0"/>
                    <w:sz w:val="20"/>
                    <w:szCs w:val="20"/>
                  </w:rPr>
                </w:rPrChange>
              </w:rPr>
            </w:pPr>
            <w:ins w:id="732" w:author="Marcus Fernandes" w:date="2021-08-19T11:01:00Z">
              <w:r>
                <w:rPr>
                  <w:color w:val="000000"/>
                  <w:sz w:val="20"/>
                  <w:szCs w:val="20"/>
                </w:rPr>
                <w:t>Gestão de Administradores</w:t>
              </w:r>
            </w:ins>
          </w:p>
        </w:tc>
        <w:tc>
          <w:tcPr>
            <w:tcW w:w="4693" w:type="dxa"/>
            <w:vAlign w:val="center"/>
          </w:tcPr>
          <w:p w14:paraId="764F7A47" w14:textId="77777777" w:rsidR="00686ABC" w:rsidRPr="00375F92" w:rsidRDefault="00686ABC" w:rsidP="00DA37C6">
            <w:pPr>
              <w:pStyle w:val="NormalPeq"/>
              <w:jc w:val="left"/>
              <w:rPr>
                <w:ins w:id="733" w:author="Marcus Fernandes" w:date="2021-08-19T11:01:00Z"/>
                <w:rPrChange w:id="734" w:author="Marcus Fernandes" w:date="2021-07-23T22:01:00Z">
                  <w:rPr>
                    <w:ins w:id="735" w:author="Marcus Fernandes" w:date="2021-08-19T11:01:00Z"/>
                    <w:rFonts w:ascii="Times New Roman" w:hAnsi="Times New Roman"/>
                    <w:color w:val="0070C0"/>
                    <w:sz w:val="20"/>
                    <w:szCs w:val="20"/>
                  </w:rPr>
                </w:rPrChange>
              </w:rPr>
            </w:pPr>
            <w:ins w:id="736" w:author="Marcus Fernandes" w:date="2021-08-19T11:01:00Z">
              <w:r>
                <w:rPr>
                  <w:color w:val="000000"/>
                  <w:sz w:val="20"/>
                  <w:szCs w:val="20"/>
                </w:rPr>
                <w:t>O usuário pode criar, editar e remover administradores de diferentes lojas</w:t>
              </w:r>
            </w:ins>
          </w:p>
        </w:tc>
      </w:tr>
      <w:tr w:rsidR="00686ABC" w:rsidRPr="00565CD0" w14:paraId="130CE1C6" w14:textId="77777777" w:rsidTr="00DA37C6">
        <w:trPr>
          <w:cantSplit/>
          <w:jc w:val="center"/>
          <w:ins w:id="737" w:author="Marcus Fernandes" w:date="2021-08-19T11:01:00Z"/>
        </w:trPr>
        <w:tc>
          <w:tcPr>
            <w:tcW w:w="1094" w:type="dxa"/>
            <w:vAlign w:val="center"/>
          </w:tcPr>
          <w:p w14:paraId="0D5CDED6" w14:textId="77777777" w:rsidR="00686ABC" w:rsidRPr="00375F92" w:rsidRDefault="00686ABC" w:rsidP="00DA37C6">
            <w:pPr>
              <w:pStyle w:val="NormalPeq"/>
              <w:jc w:val="left"/>
              <w:rPr>
                <w:ins w:id="738" w:author="Marcus Fernandes" w:date="2021-08-19T11:01:00Z"/>
                <w:rPrChange w:id="739" w:author="Marcus Fernandes" w:date="2021-07-23T22:01:00Z">
                  <w:rPr>
                    <w:ins w:id="740" w:author="Marcus Fernandes" w:date="2021-08-19T11:01:00Z"/>
                    <w:rFonts w:ascii="Times New Roman" w:hAnsi="Times New Roman"/>
                    <w:sz w:val="20"/>
                    <w:szCs w:val="20"/>
                  </w:rPr>
                </w:rPrChange>
              </w:rPr>
            </w:pPr>
            <w:ins w:id="741" w:author="Marcus Fernandes" w:date="2021-08-19T11:01:00Z">
              <w:r>
                <w:rPr>
                  <w:color w:val="000000"/>
                  <w:sz w:val="20"/>
                  <w:szCs w:val="20"/>
                </w:rPr>
                <w:t>8</w:t>
              </w:r>
            </w:ins>
          </w:p>
        </w:tc>
        <w:tc>
          <w:tcPr>
            <w:tcW w:w="2340" w:type="dxa"/>
            <w:vAlign w:val="center"/>
          </w:tcPr>
          <w:p w14:paraId="3EDD763C" w14:textId="77777777" w:rsidR="00686ABC" w:rsidRPr="00375F92" w:rsidRDefault="00686ABC" w:rsidP="00DA37C6">
            <w:pPr>
              <w:pStyle w:val="NormalPeq"/>
              <w:jc w:val="left"/>
              <w:rPr>
                <w:ins w:id="742" w:author="Marcus Fernandes" w:date="2021-08-19T11:01:00Z"/>
                <w:rPrChange w:id="743" w:author="Marcus Fernandes" w:date="2021-07-23T22:01:00Z">
                  <w:rPr>
                    <w:ins w:id="744" w:author="Marcus Fernandes" w:date="2021-08-19T11:01:00Z"/>
                    <w:rFonts w:ascii="Times New Roman" w:hAnsi="Times New Roman"/>
                    <w:color w:val="0070C0"/>
                    <w:sz w:val="20"/>
                    <w:szCs w:val="20"/>
                  </w:rPr>
                </w:rPrChange>
              </w:rPr>
            </w:pPr>
            <w:ins w:id="745" w:author="Marcus Fernandes" w:date="2021-08-19T11:01:00Z">
              <w:r>
                <w:rPr>
                  <w:color w:val="000000"/>
                  <w:sz w:val="20"/>
                  <w:szCs w:val="20"/>
                </w:rPr>
                <w:t>Gestão de Relatórios</w:t>
              </w:r>
            </w:ins>
          </w:p>
        </w:tc>
        <w:tc>
          <w:tcPr>
            <w:tcW w:w="4693" w:type="dxa"/>
            <w:vAlign w:val="center"/>
          </w:tcPr>
          <w:p w14:paraId="510DA201" w14:textId="77777777" w:rsidR="00686ABC" w:rsidRPr="00375F92" w:rsidRDefault="00686ABC" w:rsidP="00DA37C6">
            <w:pPr>
              <w:pStyle w:val="NormalPeq"/>
              <w:jc w:val="left"/>
              <w:rPr>
                <w:ins w:id="746" w:author="Marcus Fernandes" w:date="2021-08-19T11:01:00Z"/>
                <w:rPrChange w:id="747" w:author="Marcus Fernandes" w:date="2021-07-23T22:01:00Z">
                  <w:rPr>
                    <w:ins w:id="748" w:author="Marcus Fernandes" w:date="2021-08-19T11:01:00Z"/>
                    <w:rFonts w:ascii="Times New Roman" w:hAnsi="Times New Roman"/>
                    <w:color w:val="0070C0"/>
                    <w:sz w:val="20"/>
                    <w:szCs w:val="20"/>
                  </w:rPr>
                </w:rPrChange>
              </w:rPr>
            </w:pPr>
            <w:ins w:id="749" w:author="Marcus Fernandes" w:date="2021-08-19T11:01:00Z">
              <w:r>
                <w:rPr>
                  <w:color w:val="000000"/>
                  <w:sz w:val="20"/>
                  <w:szCs w:val="20"/>
                </w:rPr>
                <w:t>O usuário pode solicitar relatórios ao sistema sobre as devoluções, fluxo de caixa, histórico de transações, vendas realizadas por todos vendedores, o estado do estoque, o melhor vendedor ou o produto mais vendido, em um determinado período de transações</w:t>
              </w:r>
            </w:ins>
          </w:p>
        </w:tc>
      </w:tr>
    </w:tbl>
    <w:p w14:paraId="407226C4" w14:textId="77777777" w:rsidR="00686ABC" w:rsidRPr="00686ABC" w:rsidDel="0049125F" w:rsidRDefault="00686ABC">
      <w:pPr>
        <w:rPr>
          <w:del w:id="750" w:author="Marcus Fernandes" w:date="2021-08-19T11:05:00Z"/>
          <w:rPrChange w:id="751" w:author="Marcus Fernandes" w:date="2021-08-19T11:01:00Z">
            <w:rPr>
              <w:del w:id="752" w:author="Marcus Fernandes" w:date="2021-08-19T11:05:00Z"/>
              <w:rFonts w:ascii="Times New Roman" w:hAnsi="Times New Roman"/>
              <w:color w:val="0070C0"/>
            </w:rPr>
          </w:rPrChange>
        </w:rPr>
        <w:pPrChange w:id="753" w:author="Marcus Fernandes" w:date="2021-08-19T11:01:00Z">
          <w:pPr>
            <w:pStyle w:val="Legenda"/>
            <w:keepNext/>
            <w:jc w:val="center"/>
          </w:pPr>
        </w:pPrChange>
      </w:pPr>
    </w:p>
    <w:p w14:paraId="2480D5C8" w14:textId="77777777" w:rsidR="002018F1" w:rsidRPr="00CA3B47" w:rsidDel="00627B0F" w:rsidRDefault="002018F1" w:rsidP="002018F1">
      <w:pPr>
        <w:pStyle w:val="PSDS-CorpodeTexto"/>
        <w:jc w:val="both"/>
        <w:rPr>
          <w:del w:id="754" w:author="Marcus Fernandes" w:date="2021-07-23T22:02:00Z"/>
          <w:rFonts w:ascii="Times New Roman" w:hAnsi="Times New Roman"/>
          <w:color w:val="0070C0"/>
        </w:rPr>
      </w:pPr>
    </w:p>
    <w:p w14:paraId="7D96137F" w14:textId="0354C377" w:rsidR="002018F1" w:rsidRPr="002018F1" w:rsidDel="00627B0F" w:rsidRDefault="002018F1" w:rsidP="00DB0881">
      <w:pPr>
        <w:pStyle w:val="PSDS-CorpodeTexto"/>
        <w:jc w:val="both"/>
        <w:rPr>
          <w:del w:id="755" w:author="Marcus Fernandes" w:date="2021-07-23T22:02:00Z"/>
          <w:rFonts w:ascii="Times New Roman" w:hAnsi="Times New Roman"/>
          <w:color w:val="0070C0"/>
        </w:rPr>
      </w:pPr>
    </w:p>
    <w:p w14:paraId="0176F809" w14:textId="65DB50F1" w:rsidR="00A537BF" w:rsidRDefault="00A537BF">
      <w:pPr>
        <w:widowControl/>
        <w:spacing w:line="240" w:lineRule="auto"/>
        <w:rPr>
          <w:rFonts w:ascii="Arial" w:hAnsi="Arial" w:cs="Arial"/>
          <w:b/>
          <w:bCs/>
          <w:sz w:val="24"/>
          <w:szCs w:val="24"/>
        </w:rPr>
      </w:pPr>
      <w:del w:id="756" w:author="Marcus Fernandes" w:date="2021-07-23T22:02:00Z">
        <w:r w:rsidDel="00627B0F">
          <w:br w:type="page"/>
        </w:r>
      </w:del>
    </w:p>
    <w:p w14:paraId="4C161F5A" w14:textId="0ABE16F6" w:rsidR="007819CE" w:rsidDel="006C4CD4" w:rsidRDefault="00607701" w:rsidP="005B5A5A">
      <w:pPr>
        <w:pStyle w:val="Ttulo1"/>
        <w:widowControl/>
        <w:rPr>
          <w:del w:id="757" w:author="Marcus Fernandes" w:date="2021-07-24T21:21:00Z"/>
        </w:rPr>
      </w:pPr>
      <w:bookmarkStart w:id="758" w:name="_Toc21111866"/>
      <w:r>
        <w:t>Definições e</w:t>
      </w:r>
      <w:r w:rsidRPr="00607701">
        <w:t xml:space="preserve"> </w:t>
      </w:r>
      <w:r w:rsidR="007819CE">
        <w:t>S</w:t>
      </w:r>
      <w:r w:rsidR="00385404">
        <w:t>iglas</w:t>
      </w:r>
      <w:bookmarkEnd w:id="758"/>
    </w:p>
    <w:p w14:paraId="07BD8E60" w14:textId="77777777" w:rsidR="00AA4ACD" w:rsidRDefault="00AA4ACD">
      <w:pPr>
        <w:pStyle w:val="Ttulo1"/>
        <w:widowControl/>
        <w:pPrChange w:id="759" w:author="Marcus Fernandes" w:date="2021-07-24T21:21:00Z">
          <w:pPr/>
        </w:pPrChange>
      </w:pPr>
    </w:p>
    <w:p w14:paraId="0E0BAD2E" w14:textId="3339ED53" w:rsidR="00CA3B47" w:rsidDel="006C4CD4" w:rsidRDefault="007819CE" w:rsidP="00DF2998">
      <w:pPr>
        <w:pStyle w:val="PSDS-CorpodeTexto"/>
        <w:ind w:left="708"/>
        <w:jc w:val="both"/>
        <w:rPr>
          <w:del w:id="760" w:author="Marcus Fernandes" w:date="2021-07-24T21:21:00Z"/>
          <w:rFonts w:ascii="Times New Roman" w:hAnsi="Times New Roman"/>
        </w:rPr>
      </w:pPr>
      <w:del w:id="761" w:author="Marcus Fernandes" w:date="2021-07-24T21:21:00Z">
        <w:r w:rsidRPr="00DF2998" w:rsidDel="006C4CD4">
          <w:rPr>
            <w:rFonts w:ascii="Times New Roman" w:hAnsi="Times New Roman"/>
          </w:rPr>
          <w:delText xml:space="preserve">Descreve-se aqui a definição de todas as siglas, abreviações e termos usados no documento. </w:delText>
        </w:r>
      </w:del>
    </w:p>
    <w:p w14:paraId="70FF68F1" w14:textId="50525235" w:rsidR="00CA3B47" w:rsidDel="006C4CD4" w:rsidRDefault="00CA3B47" w:rsidP="00DF2998">
      <w:pPr>
        <w:pStyle w:val="PSDS-CorpodeTexto"/>
        <w:ind w:left="708"/>
        <w:jc w:val="both"/>
        <w:rPr>
          <w:del w:id="762" w:author="Marcus Fernandes" w:date="2021-07-24T21:21:00Z"/>
          <w:rFonts w:ascii="Times New Roman" w:hAnsi="Times New Roman"/>
        </w:rPr>
      </w:pPr>
    </w:p>
    <w:p w14:paraId="1169DE57" w14:textId="4B891EC8" w:rsidR="007819CE" w:rsidRPr="00CA3B47" w:rsidDel="006C4CD4" w:rsidRDefault="007819CE" w:rsidP="00DF2998">
      <w:pPr>
        <w:pStyle w:val="PSDS-CorpodeTexto"/>
        <w:ind w:left="708"/>
        <w:jc w:val="both"/>
        <w:rPr>
          <w:del w:id="763" w:author="Marcus Fernandes" w:date="2021-07-24T21:21:00Z"/>
          <w:rFonts w:ascii="Times New Roman" w:hAnsi="Times New Roman"/>
          <w:color w:val="0070C0"/>
        </w:rPr>
      </w:pPr>
      <w:del w:id="764" w:author="Marcus Fernandes" w:date="2021-07-24T21:21:00Z">
        <w:r w:rsidRPr="00CA3B47" w:rsidDel="006C4CD4">
          <w:rPr>
            <w:rFonts w:ascii="Times New Roman" w:hAnsi="Times New Roman"/>
            <w:color w:val="0070C0"/>
          </w:rPr>
          <w:delText>Deve-se supor que este documento será lido tanto por desenvolvedores, quanto por usuários</w:delText>
        </w:r>
        <w:r w:rsidR="009C1EB0" w:rsidRPr="00CA3B47" w:rsidDel="006C4CD4">
          <w:rPr>
            <w:rFonts w:ascii="Times New Roman" w:hAnsi="Times New Roman"/>
            <w:color w:val="0070C0"/>
          </w:rPr>
          <w:delText>.</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P</w:delText>
        </w:r>
        <w:r w:rsidRPr="00CA3B47" w:rsidDel="006C4CD4">
          <w:rPr>
            <w:rFonts w:ascii="Times New Roman" w:hAnsi="Times New Roman"/>
            <w:color w:val="0070C0"/>
          </w:rPr>
          <w:delText xml:space="preserve">or isso </w:delText>
        </w:r>
        <w:r w:rsidR="009C1EB0" w:rsidRPr="00CA3B47" w:rsidDel="006C4CD4">
          <w:rPr>
            <w:rFonts w:ascii="Times New Roman" w:hAnsi="Times New Roman"/>
            <w:color w:val="0070C0"/>
          </w:rPr>
          <w:delText xml:space="preserve">o documento </w:delText>
        </w:r>
        <w:r w:rsidRPr="00CA3B47" w:rsidDel="006C4CD4">
          <w:rPr>
            <w:rFonts w:ascii="Times New Roman" w:hAnsi="Times New Roman"/>
            <w:color w:val="0070C0"/>
          </w:rPr>
          <w:delText xml:space="preserve">deve conter as definições relevantes tanto </w:delText>
        </w:r>
        <w:r w:rsidR="009C1EB0" w:rsidRPr="00CA3B47" w:rsidDel="006C4CD4">
          <w:rPr>
            <w:rFonts w:ascii="Times New Roman" w:hAnsi="Times New Roman"/>
            <w:color w:val="0070C0"/>
          </w:rPr>
          <w:delText>para os</w:delText>
        </w:r>
        <w:r w:rsidRPr="00CA3B47" w:rsidDel="006C4CD4">
          <w:rPr>
            <w:rFonts w:ascii="Times New Roman" w:hAnsi="Times New Roman"/>
            <w:color w:val="0070C0"/>
          </w:rPr>
          <w:delText xml:space="preserve"> termos d</w:delText>
        </w:r>
        <w:r w:rsidR="009C1EB0" w:rsidRPr="00CA3B47" w:rsidDel="006C4CD4">
          <w:rPr>
            <w:rFonts w:ascii="Times New Roman" w:hAnsi="Times New Roman"/>
            <w:color w:val="0070C0"/>
          </w:rPr>
          <w:delText>o</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domínio</w:delText>
        </w:r>
        <w:r w:rsidRPr="00CA3B47" w:rsidDel="006C4CD4">
          <w:rPr>
            <w:rFonts w:ascii="Times New Roman" w:hAnsi="Times New Roman"/>
            <w:color w:val="0070C0"/>
          </w:rPr>
          <w:delText xml:space="preserve"> de aplicação, quanto </w:delText>
        </w:r>
        <w:r w:rsidR="004B6D79" w:rsidRPr="00CA3B47" w:rsidDel="006C4CD4">
          <w:rPr>
            <w:rFonts w:ascii="Times New Roman" w:hAnsi="Times New Roman"/>
            <w:color w:val="0070C0"/>
          </w:rPr>
          <w:delText>para termos</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técnicos</w:delText>
        </w:r>
        <w:r w:rsidRPr="00CA3B47" w:rsidDel="006C4CD4">
          <w:rPr>
            <w:rFonts w:ascii="Times New Roman" w:hAnsi="Times New Roman"/>
            <w:color w:val="0070C0"/>
          </w:rPr>
          <w:delText xml:space="preserve"> u</w:delText>
        </w:r>
        <w:r w:rsidR="009C1EB0" w:rsidRPr="00CA3B47" w:rsidDel="006C4CD4">
          <w:rPr>
            <w:rFonts w:ascii="Times New Roman" w:hAnsi="Times New Roman"/>
            <w:color w:val="0070C0"/>
          </w:rPr>
          <w:delText>tiliz</w:delText>
        </w:r>
        <w:r w:rsidRPr="00CA3B47" w:rsidDel="006C4CD4">
          <w:rPr>
            <w:rFonts w:ascii="Times New Roman" w:hAnsi="Times New Roman"/>
            <w:color w:val="0070C0"/>
          </w:rPr>
          <w:delText>ados e que não s</w:delText>
        </w:r>
        <w:r w:rsidR="009C1EB0" w:rsidRPr="00CA3B47" w:rsidDel="006C4CD4">
          <w:rPr>
            <w:rFonts w:ascii="Times New Roman" w:hAnsi="Times New Roman"/>
            <w:color w:val="0070C0"/>
          </w:rPr>
          <w:delText>ão</w:delText>
        </w:r>
        <w:r w:rsidRPr="00CA3B47" w:rsidDel="006C4CD4">
          <w:rPr>
            <w:rFonts w:ascii="Times New Roman" w:hAnsi="Times New Roman"/>
            <w:color w:val="0070C0"/>
          </w:rPr>
          <w:delText xml:space="preserve"> d</w:delText>
        </w:r>
        <w:r w:rsidR="009C1EB0" w:rsidRPr="00CA3B47" w:rsidDel="006C4CD4">
          <w:rPr>
            <w:rFonts w:ascii="Times New Roman" w:hAnsi="Times New Roman"/>
            <w:color w:val="0070C0"/>
          </w:rPr>
          <w:delText>e</w:delText>
        </w:r>
        <w:r w:rsidRPr="00CA3B47" w:rsidDel="006C4CD4">
          <w:rPr>
            <w:rFonts w:ascii="Times New Roman" w:hAnsi="Times New Roman"/>
            <w:color w:val="0070C0"/>
          </w:rPr>
          <w:delText xml:space="preserve"> conhecimento do público geral.</w:delText>
        </w:r>
      </w:del>
    </w:p>
    <w:p w14:paraId="25835B97" w14:textId="77777777" w:rsidR="00254669" w:rsidRDefault="00254669" w:rsidP="00254669">
      <w:pPr>
        <w:pStyle w:val="Legenda"/>
        <w:keepNext/>
        <w:jc w:val="center"/>
        <w:rPr>
          <w:rFonts w:ascii="Times New Roman" w:hAnsi="Times New Roman"/>
          <w:color w:val="0070C0"/>
        </w:rPr>
      </w:pPr>
    </w:p>
    <w:p w14:paraId="3B5D7B3C" w14:textId="77777777" w:rsidR="007819CE" w:rsidRPr="006C4CD4" w:rsidRDefault="00254669" w:rsidP="00254669">
      <w:pPr>
        <w:pStyle w:val="Legenda"/>
        <w:keepNext/>
        <w:jc w:val="center"/>
        <w:rPr>
          <w:rFonts w:ascii="Times New Roman" w:hAnsi="Times New Roman"/>
          <w:color w:val="000000" w:themeColor="text1"/>
          <w:rPrChange w:id="765" w:author="Marcus Fernandes" w:date="2021-07-24T21:22:00Z">
            <w:rPr>
              <w:rFonts w:ascii="Times New Roman" w:hAnsi="Times New Roman"/>
              <w:color w:val="0070C0"/>
            </w:rPr>
          </w:rPrChange>
        </w:rPr>
      </w:pPr>
      <w:r w:rsidRPr="006C4CD4">
        <w:rPr>
          <w:rFonts w:ascii="Times New Roman" w:hAnsi="Times New Roman"/>
          <w:color w:val="000000" w:themeColor="text1"/>
          <w:rPrChange w:id="766" w:author="Marcus Fernandes" w:date="2021-07-24T21:22:00Z">
            <w:rPr>
              <w:rFonts w:ascii="Times New Roman" w:hAnsi="Times New Roman"/>
              <w:color w:val="0070C0"/>
            </w:rPr>
          </w:rPrChange>
        </w:rPr>
        <w:t xml:space="preserve">Tabela </w:t>
      </w:r>
      <w:r w:rsidR="00E71B39" w:rsidRPr="006C4CD4">
        <w:rPr>
          <w:rFonts w:ascii="Times New Roman" w:hAnsi="Times New Roman"/>
          <w:color w:val="000000" w:themeColor="text1"/>
          <w:rPrChange w:id="767" w:author="Marcus Fernandes" w:date="2021-07-24T21:22:00Z">
            <w:rPr>
              <w:rFonts w:ascii="Times New Roman" w:hAnsi="Times New Roman"/>
              <w:color w:val="0070C0"/>
            </w:rPr>
          </w:rPrChange>
        </w:rPr>
        <w:t>3</w:t>
      </w:r>
      <w:r w:rsidRPr="006C4CD4">
        <w:rPr>
          <w:rFonts w:ascii="Times New Roman" w:hAnsi="Times New Roman"/>
          <w:color w:val="000000" w:themeColor="text1"/>
          <w:rPrChange w:id="768" w:author="Marcus Fernandes" w:date="2021-07-24T21:22:00Z">
            <w:rPr>
              <w:rFonts w:ascii="Times New Roman" w:hAnsi="Times New Roman"/>
              <w:color w:val="0070C0"/>
            </w:rPr>
          </w:rPrChange>
        </w:rPr>
        <w:t>: Definições e Siglas</w:t>
      </w:r>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2193"/>
        <w:gridCol w:w="5565"/>
        <w:tblGridChange w:id="769">
          <w:tblGrid>
            <w:gridCol w:w="2193"/>
            <w:gridCol w:w="5565"/>
          </w:tblGrid>
        </w:tblGridChange>
      </w:tblGrid>
      <w:tr w:rsidR="00385404" w14:paraId="6BC184F1" w14:textId="77777777" w:rsidTr="00984529">
        <w:trPr>
          <w:tblHeader/>
          <w:jc w:val="center"/>
        </w:trPr>
        <w:tc>
          <w:tcPr>
            <w:tcW w:w="2193" w:type="dxa"/>
            <w:shd w:val="clear" w:color="auto" w:fill="003366"/>
            <w:vAlign w:val="center"/>
          </w:tcPr>
          <w:p w14:paraId="0C4D7C4D" w14:textId="77777777" w:rsidR="00385404" w:rsidRPr="00C8231C" w:rsidRDefault="00385404" w:rsidP="00984529">
            <w:pPr>
              <w:jc w:val="center"/>
              <w:rPr>
                <w:b/>
                <w:color w:val="DDDDDD"/>
              </w:rPr>
            </w:pPr>
            <w:r>
              <w:rPr>
                <w:b/>
                <w:color w:val="DDDDDD"/>
              </w:rPr>
              <w:t>Sigla ou Termo</w:t>
            </w:r>
          </w:p>
        </w:tc>
        <w:tc>
          <w:tcPr>
            <w:tcW w:w="5565" w:type="dxa"/>
            <w:shd w:val="clear" w:color="auto" w:fill="003366"/>
            <w:vAlign w:val="center"/>
          </w:tcPr>
          <w:p w14:paraId="13A63EBD" w14:textId="77777777" w:rsidR="00385404" w:rsidRPr="00C8231C" w:rsidRDefault="00385404" w:rsidP="00984529">
            <w:pPr>
              <w:jc w:val="center"/>
              <w:rPr>
                <w:b/>
                <w:color w:val="DDDDDD"/>
              </w:rPr>
            </w:pPr>
            <w:r>
              <w:rPr>
                <w:b/>
                <w:color w:val="DDDDDD"/>
              </w:rPr>
              <w:t>Descrição</w:t>
            </w:r>
          </w:p>
        </w:tc>
      </w:tr>
      <w:tr w:rsidR="002B3B48" w14:paraId="0EB0FCA3"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70" w:author="Marcus Fernandes" w:date="2021-07-24T21:2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trPrChange w:id="771" w:author="Marcus Fernandes" w:date="2021-07-24T21:24:00Z">
            <w:trPr>
              <w:cantSplit/>
              <w:jc w:val="center"/>
            </w:trPr>
          </w:trPrChange>
        </w:trPr>
        <w:tc>
          <w:tcPr>
            <w:tcW w:w="2193" w:type="dxa"/>
            <w:shd w:val="clear" w:color="auto" w:fill="F2F2F2" w:themeFill="background1" w:themeFillShade="F2"/>
            <w:tcPrChange w:id="772" w:author="Marcus Fernandes" w:date="2021-07-24T21:24:00Z">
              <w:tcPr>
                <w:tcW w:w="2193" w:type="dxa"/>
                <w:shd w:val="clear" w:color="auto" w:fill="F3F3F3"/>
              </w:tcPr>
            </w:tcPrChange>
          </w:tcPr>
          <w:p w14:paraId="7A15F8CC" w14:textId="7C46102A" w:rsidR="002B3B48" w:rsidRDefault="002B3B48" w:rsidP="002B3B48">
            <w:pPr>
              <w:pStyle w:val="NormalPeq"/>
              <w:jc w:val="center"/>
            </w:pPr>
            <w:proofErr w:type="spellStart"/>
            <w:ins w:id="773" w:author="Marcus Fernandes" w:date="2021-07-27T19:45:00Z">
              <w:r>
                <w:rPr>
                  <w:color w:val="000000"/>
                  <w:sz w:val="20"/>
                  <w:szCs w:val="20"/>
                </w:rPr>
                <w:t>Add</w:t>
              </w:r>
            </w:ins>
            <w:proofErr w:type="spellEnd"/>
          </w:p>
        </w:tc>
        <w:tc>
          <w:tcPr>
            <w:tcW w:w="5565" w:type="dxa"/>
            <w:shd w:val="clear" w:color="auto" w:fill="F2F2F2" w:themeFill="background1" w:themeFillShade="F2"/>
            <w:tcPrChange w:id="774" w:author="Marcus Fernandes" w:date="2021-07-24T21:24:00Z">
              <w:tcPr>
                <w:tcW w:w="5565" w:type="dxa"/>
                <w:shd w:val="clear" w:color="auto" w:fill="F3F3F3"/>
              </w:tcPr>
            </w:tcPrChange>
          </w:tcPr>
          <w:p w14:paraId="37F6B600" w14:textId="7CF834B8" w:rsidR="002B3B48" w:rsidRPr="00826F15" w:rsidRDefault="002B3B48" w:rsidP="002B3B48">
            <w:pPr>
              <w:pStyle w:val="NormalPeq"/>
              <w:jc w:val="left"/>
            </w:pPr>
            <w:ins w:id="775" w:author="Marcus Fernandes" w:date="2021-07-27T19:45:00Z">
              <w:r>
                <w:rPr>
                  <w:color w:val="000000"/>
                  <w:sz w:val="20"/>
                  <w:szCs w:val="20"/>
                </w:rPr>
                <w:t>Sigla para “adicionar”</w:t>
              </w:r>
            </w:ins>
          </w:p>
        </w:tc>
      </w:tr>
      <w:tr w:rsidR="002B3B48" w:rsidRPr="00715D7F" w14:paraId="0E8B17C8" w14:textId="77777777" w:rsidTr="00984529">
        <w:trPr>
          <w:cantSplit/>
          <w:jc w:val="center"/>
        </w:trPr>
        <w:tc>
          <w:tcPr>
            <w:tcW w:w="2193" w:type="dxa"/>
          </w:tcPr>
          <w:p w14:paraId="36D8BC80" w14:textId="27AF1B70" w:rsidR="002B3B48" w:rsidRDefault="002B3B48" w:rsidP="002B3B48">
            <w:pPr>
              <w:pStyle w:val="NormalPeq"/>
              <w:jc w:val="center"/>
            </w:pPr>
            <w:ins w:id="776" w:author="Marcus Fernandes" w:date="2021-07-27T19:45:00Z">
              <w:r>
                <w:rPr>
                  <w:color w:val="000000"/>
                  <w:sz w:val="20"/>
                  <w:szCs w:val="20"/>
                  <w:shd w:val="clear" w:color="auto" w:fill="FFFFFF"/>
                </w:rPr>
                <w:t>Backlog</w:t>
              </w:r>
            </w:ins>
          </w:p>
        </w:tc>
        <w:tc>
          <w:tcPr>
            <w:tcW w:w="5565" w:type="dxa"/>
          </w:tcPr>
          <w:p w14:paraId="33C458B0" w14:textId="6A34B513" w:rsidR="002B3B48" w:rsidRPr="00FE4EAF" w:rsidRDefault="002B3B48" w:rsidP="002B3B48">
            <w:pPr>
              <w:pStyle w:val="NormalPeq"/>
              <w:jc w:val="left"/>
              <w:rPr>
                <w:lang w:val="es-ES"/>
              </w:rPr>
            </w:pPr>
            <w:ins w:id="777" w:author="Marcus Fernandes" w:date="2021-07-27T19:45:00Z">
              <w:r>
                <w:rPr>
                  <w:color w:val="000000"/>
                  <w:sz w:val="20"/>
                  <w:szCs w:val="20"/>
                  <w:shd w:val="clear" w:color="auto" w:fill="FFFFFF"/>
                </w:rPr>
                <w:t>Uma lista de tarefas a serem executadas</w:t>
              </w:r>
            </w:ins>
          </w:p>
        </w:tc>
      </w:tr>
      <w:tr w:rsidR="002B3B48" w14:paraId="405CF621"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78" w:author="Marcus Fernandes" w:date="2021-07-24T21:2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trPrChange w:id="779" w:author="Marcus Fernandes" w:date="2021-07-24T21:24:00Z">
            <w:trPr>
              <w:cantSplit/>
              <w:jc w:val="center"/>
            </w:trPr>
          </w:trPrChange>
        </w:trPr>
        <w:tc>
          <w:tcPr>
            <w:tcW w:w="2193" w:type="dxa"/>
            <w:shd w:val="clear" w:color="auto" w:fill="F2F2F2" w:themeFill="background1" w:themeFillShade="F2"/>
            <w:tcPrChange w:id="780" w:author="Marcus Fernandes" w:date="2021-07-24T21:24:00Z">
              <w:tcPr>
                <w:tcW w:w="2193" w:type="dxa"/>
                <w:shd w:val="clear" w:color="auto" w:fill="F3F3F3"/>
              </w:tcPr>
            </w:tcPrChange>
          </w:tcPr>
          <w:p w14:paraId="091BFDD8" w14:textId="1DFE1E2B" w:rsidR="002B3B48" w:rsidRDefault="002B3B48" w:rsidP="002B3B48">
            <w:pPr>
              <w:pStyle w:val="NormalPeq"/>
              <w:jc w:val="center"/>
            </w:pPr>
            <w:proofErr w:type="spellStart"/>
            <w:ins w:id="781" w:author="Marcus Fernandes" w:date="2021-07-27T19:45:00Z">
              <w:r>
                <w:rPr>
                  <w:color w:val="000000"/>
                  <w:sz w:val="20"/>
                  <w:szCs w:val="20"/>
                </w:rPr>
                <w:t>CuideSys</w:t>
              </w:r>
            </w:ins>
            <w:proofErr w:type="spellEnd"/>
          </w:p>
        </w:tc>
        <w:tc>
          <w:tcPr>
            <w:tcW w:w="5565" w:type="dxa"/>
            <w:shd w:val="clear" w:color="auto" w:fill="F2F2F2" w:themeFill="background1" w:themeFillShade="F2"/>
            <w:tcPrChange w:id="782" w:author="Marcus Fernandes" w:date="2021-07-24T21:24:00Z">
              <w:tcPr>
                <w:tcW w:w="5565" w:type="dxa"/>
                <w:shd w:val="clear" w:color="auto" w:fill="F3F3F3"/>
              </w:tcPr>
            </w:tcPrChange>
          </w:tcPr>
          <w:p w14:paraId="11E60510" w14:textId="579853EE" w:rsidR="002B3B48" w:rsidRDefault="002B3B48" w:rsidP="002B3B48">
            <w:pPr>
              <w:pStyle w:val="NormalPeq"/>
              <w:jc w:val="left"/>
            </w:pPr>
            <w:ins w:id="783" w:author="Marcus Fernandes" w:date="2021-07-27T19:45:00Z">
              <w:r>
                <w:rPr>
                  <w:color w:val="000000"/>
                  <w:sz w:val="20"/>
                  <w:szCs w:val="20"/>
                </w:rPr>
                <w:t>Nome do produto</w:t>
              </w:r>
            </w:ins>
          </w:p>
        </w:tc>
      </w:tr>
      <w:tr w:rsidR="002B3B48" w14:paraId="4B1F1F15" w14:textId="77777777" w:rsidTr="00984529">
        <w:trPr>
          <w:cantSplit/>
          <w:jc w:val="center"/>
        </w:trPr>
        <w:tc>
          <w:tcPr>
            <w:tcW w:w="2193" w:type="dxa"/>
          </w:tcPr>
          <w:p w14:paraId="495B161F" w14:textId="5B441735" w:rsidR="002B3B48" w:rsidRDefault="002B3B48" w:rsidP="002B3B48">
            <w:pPr>
              <w:pStyle w:val="NormalPeq"/>
              <w:jc w:val="center"/>
            </w:pPr>
            <w:ins w:id="784" w:author="Marcus Fernandes" w:date="2021-07-27T19:45:00Z">
              <w:r>
                <w:rPr>
                  <w:color w:val="000000"/>
                  <w:sz w:val="20"/>
                  <w:szCs w:val="20"/>
                </w:rPr>
                <w:t>Framework</w:t>
              </w:r>
            </w:ins>
          </w:p>
        </w:tc>
        <w:tc>
          <w:tcPr>
            <w:tcW w:w="5565" w:type="dxa"/>
          </w:tcPr>
          <w:p w14:paraId="466C7DB3" w14:textId="216193AA" w:rsidR="002B3B48" w:rsidRDefault="002B3B48" w:rsidP="002B3B48">
            <w:pPr>
              <w:pStyle w:val="NormalPeq"/>
              <w:jc w:val="left"/>
            </w:pPr>
            <w:ins w:id="785" w:author="Marcus Fernandes" w:date="2021-07-27T19:45:00Z">
              <w:r>
                <w:rPr>
                  <w:color w:val="000000"/>
                  <w:sz w:val="20"/>
                  <w:szCs w:val="20"/>
                </w:rPr>
                <w:t>Uma abstração que une funcionalidades, comandos e estruturas comuns entre vários projetos de software provendo uma funcionalidade genérica </w:t>
              </w:r>
            </w:ins>
          </w:p>
        </w:tc>
      </w:tr>
      <w:tr w:rsidR="002B3B48" w14:paraId="57C6C75A"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86" w:author="Marcus Fernandes" w:date="2021-07-24T21:23: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787" w:author="Marcus Fernandes" w:date="2021-07-24T21:19:00Z"/>
          <w:trPrChange w:id="788" w:author="Marcus Fernandes" w:date="2021-07-24T21:23:00Z">
            <w:trPr>
              <w:cantSplit/>
              <w:jc w:val="center"/>
            </w:trPr>
          </w:trPrChange>
        </w:trPr>
        <w:tc>
          <w:tcPr>
            <w:tcW w:w="2193" w:type="dxa"/>
            <w:shd w:val="clear" w:color="auto" w:fill="F2F2F2" w:themeFill="background1" w:themeFillShade="F2"/>
            <w:tcPrChange w:id="789" w:author="Marcus Fernandes" w:date="2021-07-24T21:23:00Z">
              <w:tcPr>
                <w:tcW w:w="2193" w:type="dxa"/>
              </w:tcPr>
            </w:tcPrChange>
          </w:tcPr>
          <w:p w14:paraId="5356B6EA" w14:textId="4460FD16" w:rsidR="002B3B48" w:rsidRDefault="002B3B48" w:rsidP="002B3B48">
            <w:pPr>
              <w:pStyle w:val="NormalPeq"/>
              <w:jc w:val="center"/>
              <w:rPr>
                <w:ins w:id="790" w:author="Marcus Fernandes" w:date="2021-07-24T21:19:00Z"/>
              </w:rPr>
            </w:pPr>
            <w:ins w:id="791" w:author="Marcus Fernandes" w:date="2021-07-27T19:45:00Z">
              <w:r>
                <w:rPr>
                  <w:color w:val="000000"/>
                  <w:sz w:val="20"/>
                  <w:szCs w:val="20"/>
                </w:rPr>
                <w:t>GitHub/</w:t>
              </w:r>
              <w:proofErr w:type="spellStart"/>
              <w:r>
                <w:rPr>
                  <w:color w:val="000000"/>
                  <w:sz w:val="20"/>
                  <w:szCs w:val="20"/>
                </w:rPr>
                <w:t>GitLab</w:t>
              </w:r>
            </w:ins>
            <w:proofErr w:type="spellEnd"/>
          </w:p>
        </w:tc>
        <w:tc>
          <w:tcPr>
            <w:tcW w:w="5565" w:type="dxa"/>
            <w:shd w:val="clear" w:color="auto" w:fill="F2F2F2" w:themeFill="background1" w:themeFillShade="F2"/>
            <w:tcPrChange w:id="792" w:author="Marcus Fernandes" w:date="2021-07-24T21:23:00Z">
              <w:tcPr>
                <w:tcW w:w="5565" w:type="dxa"/>
              </w:tcPr>
            </w:tcPrChange>
          </w:tcPr>
          <w:p w14:paraId="40B41642" w14:textId="640A6C74" w:rsidR="002B3B48" w:rsidRDefault="002B3B48" w:rsidP="002B3B48">
            <w:pPr>
              <w:pStyle w:val="NormalPeq"/>
              <w:jc w:val="left"/>
              <w:rPr>
                <w:ins w:id="793" w:author="Marcus Fernandes" w:date="2021-07-24T21:19:00Z"/>
              </w:rPr>
            </w:pPr>
            <w:ins w:id="794" w:author="Marcus Fernandes" w:date="2021-07-27T19:45:00Z">
              <w:r>
                <w:rPr>
                  <w:color w:val="000000"/>
                  <w:sz w:val="20"/>
                  <w:szCs w:val="20"/>
                </w:rPr>
                <w:t>Ferramentas utilizadas para o versionamento e compartilhamento de códigos de programação</w:t>
              </w:r>
            </w:ins>
          </w:p>
        </w:tc>
      </w:tr>
      <w:tr w:rsidR="002B3B48" w14:paraId="6EF61D02" w14:textId="77777777" w:rsidTr="00D04C47">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95" w:author="Marcus Fernandes" w:date="2021-07-24T21:5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796" w:author="Marcus Fernandes" w:date="2021-07-24T21:53:00Z"/>
          <w:trPrChange w:id="797" w:author="Marcus Fernandes" w:date="2021-07-24T21:54:00Z">
            <w:trPr>
              <w:cantSplit/>
              <w:jc w:val="center"/>
            </w:trPr>
          </w:trPrChange>
        </w:trPr>
        <w:tc>
          <w:tcPr>
            <w:tcW w:w="2193" w:type="dxa"/>
            <w:shd w:val="clear" w:color="auto" w:fill="FFFFFF" w:themeFill="background1"/>
            <w:tcPrChange w:id="798" w:author="Marcus Fernandes" w:date="2021-07-24T21:54:00Z">
              <w:tcPr>
                <w:tcW w:w="2193" w:type="dxa"/>
                <w:shd w:val="clear" w:color="auto" w:fill="F2F2F2" w:themeFill="background1" w:themeFillShade="F2"/>
              </w:tcPr>
            </w:tcPrChange>
          </w:tcPr>
          <w:p w14:paraId="61A08C41" w14:textId="46C8E81A" w:rsidR="002B3B48" w:rsidRDefault="002B3B48" w:rsidP="002B3B48">
            <w:pPr>
              <w:pStyle w:val="NormalPeq"/>
              <w:jc w:val="center"/>
              <w:rPr>
                <w:ins w:id="799" w:author="Marcus Fernandes" w:date="2021-07-24T21:53:00Z"/>
                <w:color w:val="000000"/>
                <w:sz w:val="20"/>
                <w:szCs w:val="20"/>
              </w:rPr>
            </w:pPr>
            <w:ins w:id="800" w:author="Marcus Fernandes" w:date="2021-07-27T19:45:00Z">
              <w:r>
                <w:rPr>
                  <w:color w:val="000000"/>
                  <w:sz w:val="20"/>
                  <w:szCs w:val="20"/>
                </w:rPr>
                <w:lastRenderedPageBreak/>
                <w:t xml:space="preserve">Google C++ </w:t>
              </w:r>
              <w:proofErr w:type="spellStart"/>
              <w:r>
                <w:rPr>
                  <w:color w:val="000000"/>
                  <w:sz w:val="20"/>
                  <w:szCs w:val="20"/>
                </w:rPr>
                <w:t>Style</w:t>
              </w:r>
              <w:proofErr w:type="spellEnd"/>
              <w:r>
                <w:rPr>
                  <w:color w:val="000000"/>
                  <w:sz w:val="20"/>
                  <w:szCs w:val="20"/>
                </w:rPr>
                <w:t xml:space="preserve"> </w:t>
              </w:r>
              <w:proofErr w:type="spellStart"/>
              <w:r>
                <w:rPr>
                  <w:color w:val="000000"/>
                  <w:sz w:val="20"/>
                  <w:szCs w:val="20"/>
                </w:rPr>
                <w:t>Guide</w:t>
              </w:r>
            </w:ins>
            <w:proofErr w:type="spellEnd"/>
          </w:p>
        </w:tc>
        <w:tc>
          <w:tcPr>
            <w:tcW w:w="5565" w:type="dxa"/>
            <w:shd w:val="clear" w:color="auto" w:fill="FFFFFF" w:themeFill="background1"/>
            <w:tcPrChange w:id="801" w:author="Marcus Fernandes" w:date="2021-07-24T21:54:00Z">
              <w:tcPr>
                <w:tcW w:w="5565" w:type="dxa"/>
                <w:shd w:val="clear" w:color="auto" w:fill="F2F2F2" w:themeFill="background1" w:themeFillShade="F2"/>
              </w:tcPr>
            </w:tcPrChange>
          </w:tcPr>
          <w:p w14:paraId="6731722D" w14:textId="6B48504B" w:rsidR="002B3B48" w:rsidRDefault="002B3B48" w:rsidP="002B3B48">
            <w:pPr>
              <w:pStyle w:val="NormalPeq"/>
              <w:jc w:val="left"/>
              <w:rPr>
                <w:ins w:id="802" w:author="Marcus Fernandes" w:date="2021-07-24T21:53:00Z"/>
                <w:color w:val="000000"/>
                <w:sz w:val="20"/>
                <w:szCs w:val="20"/>
              </w:rPr>
            </w:pPr>
            <w:ins w:id="803" w:author="Marcus Fernandes" w:date="2021-07-27T19:45:00Z">
              <w:r>
                <w:rPr>
                  <w:color w:val="000000"/>
                  <w:sz w:val="20"/>
                  <w:szCs w:val="20"/>
                </w:rPr>
                <w:t>Guia para definição de normas relacionadas à organização de um programa em C++ </w:t>
              </w:r>
            </w:ins>
          </w:p>
        </w:tc>
      </w:tr>
      <w:tr w:rsidR="002B3B48" w14:paraId="3BE9B109" w14:textId="77777777" w:rsidTr="006C4CD4">
        <w:trPr>
          <w:cantSplit/>
          <w:jc w:val="center"/>
          <w:ins w:id="804" w:author="Marcus Fernandes" w:date="2021-07-24T21:54:00Z"/>
        </w:trPr>
        <w:tc>
          <w:tcPr>
            <w:tcW w:w="2193" w:type="dxa"/>
            <w:shd w:val="clear" w:color="auto" w:fill="F2F2F2" w:themeFill="background1" w:themeFillShade="F2"/>
          </w:tcPr>
          <w:p w14:paraId="1E44D53F" w14:textId="5852E33C" w:rsidR="002B3B48" w:rsidRDefault="002B3B48" w:rsidP="002B3B48">
            <w:pPr>
              <w:pStyle w:val="NormalPeq"/>
              <w:jc w:val="center"/>
              <w:rPr>
                <w:ins w:id="805" w:author="Marcus Fernandes" w:date="2021-07-24T21:54:00Z"/>
                <w:color w:val="000000"/>
                <w:sz w:val="20"/>
                <w:szCs w:val="20"/>
              </w:rPr>
            </w:pPr>
            <w:ins w:id="806" w:author="Marcus Fernandes" w:date="2021-07-27T19:45:00Z">
              <w:r>
                <w:rPr>
                  <w:color w:val="000000"/>
                  <w:sz w:val="20"/>
                  <w:szCs w:val="20"/>
                </w:rPr>
                <w:t>Hardware</w:t>
              </w:r>
            </w:ins>
          </w:p>
        </w:tc>
        <w:tc>
          <w:tcPr>
            <w:tcW w:w="5565" w:type="dxa"/>
            <w:shd w:val="clear" w:color="auto" w:fill="F2F2F2" w:themeFill="background1" w:themeFillShade="F2"/>
          </w:tcPr>
          <w:p w14:paraId="51B58630" w14:textId="403B5AF2" w:rsidR="002B3B48" w:rsidRDefault="002B3B48" w:rsidP="002B3B48">
            <w:pPr>
              <w:pStyle w:val="NormalPeq"/>
              <w:jc w:val="left"/>
              <w:rPr>
                <w:ins w:id="807" w:author="Marcus Fernandes" w:date="2021-07-24T21:54:00Z"/>
                <w:color w:val="000000"/>
                <w:sz w:val="20"/>
                <w:szCs w:val="20"/>
              </w:rPr>
            </w:pPr>
            <w:ins w:id="808" w:author="Marcus Fernandes" w:date="2021-07-27T19:45:00Z">
              <w:r>
                <w:rPr>
                  <w:color w:val="000000"/>
                  <w:sz w:val="20"/>
                  <w:szCs w:val="20"/>
                </w:rPr>
                <w:t>Equipamento físico no qual o programa será inicializado, por exemplo um computador</w:t>
              </w:r>
            </w:ins>
          </w:p>
        </w:tc>
      </w:tr>
      <w:tr w:rsidR="002B3B48" w14:paraId="521DE007" w14:textId="77777777" w:rsidTr="00D04C47">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09" w:author="Marcus Fernandes" w:date="2021-07-24T21:5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810" w:author="Marcus Fernandes" w:date="2021-07-24T21:54:00Z"/>
          <w:trPrChange w:id="811" w:author="Marcus Fernandes" w:date="2021-07-24T21:54:00Z">
            <w:trPr>
              <w:cantSplit/>
              <w:jc w:val="center"/>
            </w:trPr>
          </w:trPrChange>
        </w:trPr>
        <w:tc>
          <w:tcPr>
            <w:tcW w:w="2193" w:type="dxa"/>
            <w:shd w:val="clear" w:color="auto" w:fill="FFFFFF" w:themeFill="background1"/>
            <w:tcPrChange w:id="812" w:author="Marcus Fernandes" w:date="2021-07-24T21:54:00Z">
              <w:tcPr>
                <w:tcW w:w="2193" w:type="dxa"/>
                <w:shd w:val="clear" w:color="auto" w:fill="F2F2F2" w:themeFill="background1" w:themeFillShade="F2"/>
              </w:tcPr>
            </w:tcPrChange>
          </w:tcPr>
          <w:p w14:paraId="3937DBAF" w14:textId="2C2A12FC" w:rsidR="002B3B48" w:rsidRDefault="002B3B48" w:rsidP="002B3B48">
            <w:pPr>
              <w:pStyle w:val="NormalPeq"/>
              <w:jc w:val="center"/>
              <w:rPr>
                <w:ins w:id="813" w:author="Marcus Fernandes" w:date="2021-07-24T21:54:00Z"/>
                <w:color w:val="000000"/>
                <w:sz w:val="20"/>
                <w:szCs w:val="20"/>
              </w:rPr>
            </w:pPr>
            <w:ins w:id="814" w:author="Marcus Fernandes" w:date="2021-07-27T19:45:00Z">
              <w:r>
                <w:rPr>
                  <w:color w:val="000000"/>
                  <w:sz w:val="20"/>
                  <w:szCs w:val="20"/>
                </w:rPr>
                <w:t>Programa Desktop</w:t>
              </w:r>
            </w:ins>
          </w:p>
        </w:tc>
        <w:tc>
          <w:tcPr>
            <w:tcW w:w="5565" w:type="dxa"/>
            <w:shd w:val="clear" w:color="auto" w:fill="FFFFFF" w:themeFill="background1"/>
            <w:tcPrChange w:id="815" w:author="Marcus Fernandes" w:date="2021-07-24T21:54:00Z">
              <w:tcPr>
                <w:tcW w:w="5565" w:type="dxa"/>
                <w:shd w:val="clear" w:color="auto" w:fill="F2F2F2" w:themeFill="background1" w:themeFillShade="F2"/>
              </w:tcPr>
            </w:tcPrChange>
          </w:tcPr>
          <w:p w14:paraId="2EF39813" w14:textId="290DBEED" w:rsidR="002B3B48" w:rsidRDefault="002B3B48" w:rsidP="002B3B48">
            <w:pPr>
              <w:pStyle w:val="NormalPeq"/>
              <w:jc w:val="left"/>
              <w:rPr>
                <w:ins w:id="816" w:author="Marcus Fernandes" w:date="2021-07-24T21:54:00Z"/>
                <w:color w:val="000000"/>
                <w:sz w:val="20"/>
                <w:szCs w:val="20"/>
              </w:rPr>
            </w:pPr>
            <w:ins w:id="817" w:author="Marcus Fernandes" w:date="2021-07-27T19:45:00Z">
              <w:r>
                <w:rPr>
                  <w:color w:val="000000"/>
                  <w:sz w:val="20"/>
                  <w:szCs w:val="20"/>
                </w:rPr>
                <w:t>Um programa ou aplicação que deve funcionar em um computador pessoal ou de mesa. </w:t>
              </w:r>
            </w:ins>
          </w:p>
        </w:tc>
      </w:tr>
      <w:tr w:rsidR="002B3B48" w14:paraId="35766F48" w14:textId="77777777" w:rsidTr="006C4CD4">
        <w:trPr>
          <w:cantSplit/>
          <w:jc w:val="center"/>
          <w:ins w:id="818" w:author="Marcus Fernandes" w:date="2021-07-24T21:54:00Z"/>
        </w:trPr>
        <w:tc>
          <w:tcPr>
            <w:tcW w:w="2193" w:type="dxa"/>
            <w:shd w:val="clear" w:color="auto" w:fill="F2F2F2" w:themeFill="background1" w:themeFillShade="F2"/>
          </w:tcPr>
          <w:p w14:paraId="5B207450" w14:textId="47FD9545" w:rsidR="002B3B48" w:rsidRDefault="002B3B48" w:rsidP="002B3B48">
            <w:pPr>
              <w:pStyle w:val="NormalPeq"/>
              <w:jc w:val="center"/>
              <w:rPr>
                <w:ins w:id="819" w:author="Marcus Fernandes" w:date="2021-07-24T21:54:00Z"/>
                <w:color w:val="000000"/>
                <w:sz w:val="20"/>
                <w:szCs w:val="20"/>
              </w:rPr>
            </w:pPr>
            <w:ins w:id="820" w:author="Marcus Fernandes" w:date="2021-07-27T19:45:00Z">
              <w:r>
                <w:rPr>
                  <w:color w:val="000000"/>
                  <w:sz w:val="20"/>
                  <w:szCs w:val="20"/>
                </w:rPr>
                <w:t>Software</w:t>
              </w:r>
            </w:ins>
          </w:p>
        </w:tc>
        <w:tc>
          <w:tcPr>
            <w:tcW w:w="5565" w:type="dxa"/>
            <w:shd w:val="clear" w:color="auto" w:fill="F2F2F2" w:themeFill="background1" w:themeFillShade="F2"/>
          </w:tcPr>
          <w:p w14:paraId="071B180D" w14:textId="0A62023E" w:rsidR="002B3B48" w:rsidRDefault="002B3B48" w:rsidP="002B3B48">
            <w:pPr>
              <w:pStyle w:val="NormalPeq"/>
              <w:jc w:val="left"/>
              <w:rPr>
                <w:ins w:id="821" w:author="Marcus Fernandes" w:date="2021-07-24T21:54:00Z"/>
                <w:color w:val="000000"/>
                <w:sz w:val="20"/>
                <w:szCs w:val="20"/>
              </w:rPr>
            </w:pPr>
            <w:ins w:id="822" w:author="Marcus Fernandes" w:date="2021-07-27T19:45:00Z">
              <w:r>
                <w:rPr>
                  <w:color w:val="000000"/>
                  <w:sz w:val="20"/>
                  <w:szCs w:val="20"/>
                </w:rPr>
                <w:t>Programa de computador. No contexto desse documento, se refere ao projeto a ser desenvolvido</w:t>
              </w:r>
            </w:ins>
          </w:p>
        </w:tc>
      </w:tr>
      <w:tr w:rsidR="002B3B48" w14:paraId="73FD7962" w14:textId="77777777" w:rsidTr="00C24D5E">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23" w:author="Marcus Fernandes" w:date="2021-07-25T18:13: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824" w:author="Marcus Fernandes" w:date="2021-07-25T18:13:00Z"/>
          <w:trPrChange w:id="825" w:author="Marcus Fernandes" w:date="2021-07-25T18:13:00Z">
            <w:trPr>
              <w:cantSplit/>
              <w:jc w:val="center"/>
            </w:trPr>
          </w:trPrChange>
        </w:trPr>
        <w:tc>
          <w:tcPr>
            <w:tcW w:w="2193" w:type="dxa"/>
            <w:shd w:val="clear" w:color="auto" w:fill="auto"/>
            <w:tcPrChange w:id="826" w:author="Marcus Fernandes" w:date="2021-07-25T18:13:00Z">
              <w:tcPr>
                <w:tcW w:w="2193" w:type="dxa"/>
                <w:shd w:val="clear" w:color="auto" w:fill="F2F2F2" w:themeFill="background1" w:themeFillShade="F2"/>
              </w:tcPr>
            </w:tcPrChange>
          </w:tcPr>
          <w:p w14:paraId="06A0438B" w14:textId="38D7CAE5" w:rsidR="002B3B48" w:rsidRDefault="002B3B48" w:rsidP="002B3B48">
            <w:pPr>
              <w:pStyle w:val="NormalPeq"/>
              <w:jc w:val="center"/>
              <w:rPr>
                <w:ins w:id="827" w:author="Marcus Fernandes" w:date="2021-07-25T18:13:00Z"/>
                <w:color w:val="000000"/>
                <w:sz w:val="20"/>
                <w:szCs w:val="20"/>
              </w:rPr>
            </w:pPr>
            <w:ins w:id="828" w:author="Marcus Fernandes" w:date="2021-07-27T19:45:00Z">
              <w:r>
                <w:rPr>
                  <w:color w:val="000000"/>
                  <w:sz w:val="20"/>
                  <w:szCs w:val="20"/>
                </w:rPr>
                <w:t>Sprint</w:t>
              </w:r>
            </w:ins>
          </w:p>
        </w:tc>
        <w:tc>
          <w:tcPr>
            <w:tcW w:w="5565" w:type="dxa"/>
            <w:shd w:val="clear" w:color="auto" w:fill="auto"/>
            <w:tcPrChange w:id="829" w:author="Marcus Fernandes" w:date="2021-07-25T18:13:00Z">
              <w:tcPr>
                <w:tcW w:w="5565" w:type="dxa"/>
                <w:shd w:val="clear" w:color="auto" w:fill="F2F2F2" w:themeFill="background1" w:themeFillShade="F2"/>
              </w:tcPr>
            </w:tcPrChange>
          </w:tcPr>
          <w:p w14:paraId="4D4BE783" w14:textId="1FCF63DC" w:rsidR="002B3B48" w:rsidRDefault="002B3B48" w:rsidP="002B3B48">
            <w:pPr>
              <w:pStyle w:val="NormalPeq"/>
              <w:jc w:val="left"/>
              <w:rPr>
                <w:ins w:id="830" w:author="Marcus Fernandes" w:date="2021-07-25T18:13:00Z"/>
                <w:color w:val="000000"/>
                <w:sz w:val="20"/>
                <w:szCs w:val="20"/>
              </w:rPr>
            </w:pPr>
            <w:ins w:id="831" w:author="Marcus Fernandes" w:date="2021-07-27T19:45:00Z">
              <w:r>
                <w:rPr>
                  <w:color w:val="000000"/>
                  <w:sz w:val="20"/>
                  <w:szCs w:val="20"/>
                </w:rPr>
                <w:t>O sprint é utilizado para definir as diferentes etapas de desenvolvimento do projeto, assim como as funcionalidades a serem implementadas</w:t>
              </w:r>
            </w:ins>
          </w:p>
        </w:tc>
      </w:tr>
      <w:tr w:rsidR="002B3B48" w14:paraId="734D005F" w14:textId="77777777" w:rsidTr="006C4CD4">
        <w:trPr>
          <w:cantSplit/>
          <w:jc w:val="center"/>
          <w:ins w:id="832" w:author="Marcus Fernandes" w:date="2021-07-25T18:13:00Z"/>
        </w:trPr>
        <w:tc>
          <w:tcPr>
            <w:tcW w:w="2193" w:type="dxa"/>
            <w:shd w:val="clear" w:color="auto" w:fill="F2F2F2" w:themeFill="background1" w:themeFillShade="F2"/>
          </w:tcPr>
          <w:p w14:paraId="693E4EEB" w14:textId="398480BD" w:rsidR="002B3B48" w:rsidRDefault="002B3B48" w:rsidP="002B3B48">
            <w:pPr>
              <w:pStyle w:val="NormalPeq"/>
              <w:jc w:val="center"/>
              <w:rPr>
                <w:ins w:id="833" w:author="Marcus Fernandes" w:date="2021-07-25T18:13:00Z"/>
                <w:color w:val="000000"/>
                <w:sz w:val="20"/>
                <w:szCs w:val="20"/>
              </w:rPr>
            </w:pPr>
            <w:proofErr w:type="spellStart"/>
            <w:ins w:id="834" w:author="Marcus Fernandes" w:date="2021-07-27T19:45:00Z">
              <w:r>
                <w:rPr>
                  <w:color w:val="000000"/>
                  <w:sz w:val="20"/>
                  <w:szCs w:val="20"/>
                </w:rPr>
                <w:t>Storyboard</w:t>
              </w:r>
            </w:ins>
            <w:proofErr w:type="spellEnd"/>
          </w:p>
        </w:tc>
        <w:tc>
          <w:tcPr>
            <w:tcW w:w="5565" w:type="dxa"/>
            <w:shd w:val="clear" w:color="auto" w:fill="F2F2F2" w:themeFill="background1" w:themeFillShade="F2"/>
          </w:tcPr>
          <w:p w14:paraId="166672C0" w14:textId="5298204F" w:rsidR="002B3B48" w:rsidRDefault="002B3B48" w:rsidP="002B3B48">
            <w:pPr>
              <w:pStyle w:val="NormalPeq"/>
              <w:jc w:val="left"/>
              <w:rPr>
                <w:ins w:id="835" w:author="Marcus Fernandes" w:date="2021-07-25T18:13:00Z"/>
                <w:color w:val="000000"/>
                <w:sz w:val="20"/>
                <w:szCs w:val="20"/>
              </w:rPr>
            </w:pPr>
            <w:ins w:id="836" w:author="Marcus Fernandes" w:date="2021-07-27T19:45:00Z">
              <w:r>
                <w:rPr>
                  <w:color w:val="000000"/>
                  <w:sz w:val="20"/>
                  <w:szCs w:val="20"/>
                </w:rPr>
                <w:t>Visa auxiliar o desenvolvedor de um programa quanto a organização estética do programa e o fluxo das ações realizadas</w:t>
              </w:r>
            </w:ins>
          </w:p>
        </w:tc>
      </w:tr>
      <w:tr w:rsidR="002B3B48" w14:paraId="72DD439E" w14:textId="77777777" w:rsidTr="00F0595F">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37" w:author="Marcus Fernandes" w:date="2021-07-25T18:39: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838" w:author="Marcus Fernandes" w:date="2021-07-25T18:39:00Z"/>
          <w:trPrChange w:id="839" w:author="Marcus Fernandes" w:date="2021-07-25T18:39:00Z">
            <w:trPr>
              <w:cantSplit/>
              <w:jc w:val="center"/>
            </w:trPr>
          </w:trPrChange>
        </w:trPr>
        <w:tc>
          <w:tcPr>
            <w:tcW w:w="2193" w:type="dxa"/>
            <w:shd w:val="clear" w:color="auto" w:fill="auto"/>
            <w:tcPrChange w:id="840" w:author="Marcus Fernandes" w:date="2021-07-25T18:39:00Z">
              <w:tcPr>
                <w:tcW w:w="2193" w:type="dxa"/>
                <w:shd w:val="clear" w:color="auto" w:fill="F2F2F2" w:themeFill="background1" w:themeFillShade="F2"/>
              </w:tcPr>
            </w:tcPrChange>
          </w:tcPr>
          <w:p w14:paraId="50354BAA" w14:textId="24AF824D" w:rsidR="002B3B48" w:rsidRDefault="002B3B48" w:rsidP="002B3B48">
            <w:pPr>
              <w:pStyle w:val="NormalPeq"/>
              <w:jc w:val="center"/>
              <w:rPr>
                <w:ins w:id="841" w:author="Marcus Fernandes" w:date="2021-07-25T18:39:00Z"/>
                <w:color w:val="000000"/>
                <w:sz w:val="20"/>
                <w:szCs w:val="20"/>
              </w:rPr>
            </w:pPr>
            <w:ins w:id="842" w:author="Marcus Fernandes" w:date="2021-07-27T19:45:00Z">
              <w:r>
                <w:rPr>
                  <w:color w:val="000000"/>
                  <w:sz w:val="20"/>
                  <w:szCs w:val="20"/>
                </w:rPr>
                <w:t>Un</w:t>
              </w:r>
            </w:ins>
          </w:p>
        </w:tc>
        <w:tc>
          <w:tcPr>
            <w:tcW w:w="5565" w:type="dxa"/>
            <w:shd w:val="clear" w:color="auto" w:fill="auto"/>
            <w:tcPrChange w:id="843" w:author="Marcus Fernandes" w:date="2021-07-25T18:39:00Z">
              <w:tcPr>
                <w:tcW w:w="5565" w:type="dxa"/>
                <w:shd w:val="clear" w:color="auto" w:fill="F2F2F2" w:themeFill="background1" w:themeFillShade="F2"/>
              </w:tcPr>
            </w:tcPrChange>
          </w:tcPr>
          <w:p w14:paraId="27A4A867" w14:textId="6CC3D14C" w:rsidR="002B3B48" w:rsidRDefault="002B3B48" w:rsidP="002B3B48">
            <w:pPr>
              <w:pStyle w:val="NormalPeq"/>
              <w:jc w:val="left"/>
              <w:rPr>
                <w:ins w:id="844" w:author="Marcus Fernandes" w:date="2021-07-25T18:39:00Z"/>
                <w:color w:val="000000"/>
                <w:sz w:val="20"/>
                <w:szCs w:val="20"/>
              </w:rPr>
            </w:pPr>
            <w:ins w:id="845" w:author="Marcus Fernandes" w:date="2021-07-27T19:45:00Z">
              <w:r>
                <w:rPr>
                  <w:color w:val="000000"/>
                  <w:sz w:val="20"/>
                  <w:szCs w:val="20"/>
                </w:rPr>
                <w:t>Sigla para “unidade”</w:t>
              </w:r>
            </w:ins>
          </w:p>
        </w:tc>
      </w:tr>
      <w:tr w:rsidR="002B3B48" w14:paraId="63D05949" w14:textId="77777777" w:rsidTr="006C4CD4">
        <w:trPr>
          <w:cantSplit/>
          <w:jc w:val="center"/>
          <w:ins w:id="846" w:author="Marcus Fernandes" w:date="2021-07-25T18:39:00Z"/>
        </w:trPr>
        <w:tc>
          <w:tcPr>
            <w:tcW w:w="2193" w:type="dxa"/>
            <w:shd w:val="clear" w:color="auto" w:fill="F2F2F2" w:themeFill="background1" w:themeFillShade="F2"/>
          </w:tcPr>
          <w:p w14:paraId="25817BEA" w14:textId="76675D16" w:rsidR="002B3B48" w:rsidRDefault="002B3B48" w:rsidP="002B3B48">
            <w:pPr>
              <w:pStyle w:val="NormalPeq"/>
              <w:jc w:val="center"/>
              <w:rPr>
                <w:ins w:id="847" w:author="Marcus Fernandes" w:date="2021-07-25T18:39:00Z"/>
                <w:color w:val="000000"/>
                <w:sz w:val="20"/>
                <w:szCs w:val="20"/>
              </w:rPr>
            </w:pPr>
            <w:ins w:id="848" w:author="Marcus Fernandes" w:date="2021-07-27T19:45:00Z">
              <w:r>
                <w:rPr>
                  <w:color w:val="000000"/>
                  <w:sz w:val="20"/>
                  <w:szCs w:val="20"/>
                </w:rPr>
                <w:t>WBS</w:t>
              </w:r>
            </w:ins>
          </w:p>
        </w:tc>
        <w:tc>
          <w:tcPr>
            <w:tcW w:w="5565" w:type="dxa"/>
            <w:shd w:val="clear" w:color="auto" w:fill="F2F2F2" w:themeFill="background1" w:themeFillShade="F2"/>
          </w:tcPr>
          <w:p w14:paraId="737B7F52" w14:textId="00EE80D2" w:rsidR="002B3B48" w:rsidRDefault="002B3B48" w:rsidP="002B3B48">
            <w:pPr>
              <w:pStyle w:val="NormalPeq"/>
              <w:jc w:val="left"/>
              <w:rPr>
                <w:ins w:id="849" w:author="Marcus Fernandes" w:date="2021-07-25T18:39:00Z"/>
                <w:color w:val="000000"/>
                <w:sz w:val="20"/>
                <w:szCs w:val="20"/>
              </w:rPr>
            </w:pPr>
            <w:ins w:id="850" w:author="Marcus Fernandes" w:date="2021-07-27T19:45:00Z">
              <w:r>
                <w:rPr>
                  <w:color w:val="000000"/>
                  <w:sz w:val="20"/>
                  <w:szCs w:val="20"/>
                </w:rPr>
                <w:t>Sigla para “</w:t>
              </w:r>
              <w:proofErr w:type="spellStart"/>
              <w:r>
                <w:rPr>
                  <w:color w:val="000000"/>
                  <w:sz w:val="20"/>
                  <w:szCs w:val="20"/>
                </w:rPr>
                <w:t>work</w:t>
              </w:r>
              <w:proofErr w:type="spellEnd"/>
              <w:r>
                <w:rPr>
                  <w:color w:val="000000"/>
                  <w:sz w:val="20"/>
                  <w:szCs w:val="20"/>
                </w:rPr>
                <w:t xml:space="preserve"> </w:t>
              </w:r>
              <w:proofErr w:type="spellStart"/>
              <w:r>
                <w:rPr>
                  <w:color w:val="000000"/>
                  <w:sz w:val="20"/>
                  <w:szCs w:val="20"/>
                </w:rPr>
                <w:t>breakdown</w:t>
              </w:r>
              <w:proofErr w:type="spellEnd"/>
              <w:r>
                <w:rPr>
                  <w:color w:val="000000"/>
                  <w:sz w:val="20"/>
                  <w:szCs w:val="20"/>
                </w:rPr>
                <w:t xml:space="preserve"> </w:t>
              </w:r>
              <w:proofErr w:type="spellStart"/>
              <w:r>
                <w:rPr>
                  <w:color w:val="000000"/>
                  <w:sz w:val="20"/>
                  <w:szCs w:val="20"/>
                </w:rPr>
                <w:t>structure</w:t>
              </w:r>
              <w:proofErr w:type="spellEnd"/>
              <w:r>
                <w:rPr>
                  <w:color w:val="000000"/>
                  <w:sz w:val="20"/>
                  <w:szCs w:val="20"/>
                </w:rPr>
                <w:t>”, um processo de subdivisão de itens em componentes menores a serem trabalhados</w:t>
              </w:r>
            </w:ins>
          </w:p>
        </w:tc>
      </w:tr>
    </w:tbl>
    <w:p w14:paraId="03F8476B" w14:textId="28A5908A" w:rsidR="00385404" w:rsidRDefault="00385404" w:rsidP="00AA4ACD">
      <w:pPr>
        <w:rPr>
          <w:ins w:id="851" w:author="Marcus Fernandes" w:date="2021-08-19T11:05:00Z"/>
        </w:rPr>
      </w:pPr>
    </w:p>
    <w:p w14:paraId="069E4AD9" w14:textId="17868E7B" w:rsidR="00D04C47" w:rsidRPr="00DF2998" w:rsidDel="00C24D5E" w:rsidRDefault="00D04C47" w:rsidP="00AA4ACD">
      <w:pPr>
        <w:rPr>
          <w:del w:id="852" w:author="Marcus Fernandes" w:date="2021-07-25T18:14:00Z"/>
        </w:rPr>
      </w:pPr>
    </w:p>
    <w:p w14:paraId="66D87EBA" w14:textId="20C69479" w:rsidR="00AA4ACD" w:rsidRPr="004B6D79" w:rsidRDefault="00AA4ACD" w:rsidP="00AA4ACD">
      <w:pPr>
        <w:pStyle w:val="Ttulo1"/>
        <w:widowControl/>
      </w:pPr>
      <w:bookmarkStart w:id="853" w:name="_Toc21111867"/>
      <w:del w:id="854" w:author="Marcus Fernandes" w:date="2021-07-24T21:43:00Z">
        <w:r w:rsidRPr="000A3A08" w:rsidDel="000A3A08">
          <w:rPr>
            <w:color w:val="000000" w:themeColor="text1"/>
            <w:rPrChange w:id="855" w:author="Marcus Fernandes" w:date="2021-07-24T21:43:00Z">
              <w:rPr/>
            </w:rPrChange>
          </w:rPr>
          <w:delText>Requisitos de Interface</w:delText>
        </w:r>
        <w:r w:rsidR="004B6D79" w:rsidRPr="000A3A08" w:rsidDel="000A3A08">
          <w:rPr>
            <w:color w:val="000000" w:themeColor="text1"/>
            <w:rPrChange w:id="856" w:author="Marcus Fernandes" w:date="2021-07-24T21:43:00Z">
              <w:rPr/>
            </w:rPrChange>
          </w:rPr>
          <w:delText xml:space="preserve"> </w:delText>
        </w:r>
        <w:r w:rsidR="00AE71FB" w:rsidRPr="000A3A08" w:rsidDel="000A3A08">
          <w:rPr>
            <w:color w:val="000000" w:themeColor="text1"/>
            <w:rPrChange w:id="857" w:author="Marcus Fernandes" w:date="2021-07-24T21:43:00Z">
              <w:rPr>
                <w:color w:val="FF0000"/>
              </w:rPr>
            </w:rPrChange>
          </w:rPr>
          <w:delText>(</w:delText>
        </w:r>
      </w:del>
      <w:proofErr w:type="spellStart"/>
      <w:r w:rsidR="00AE71FB" w:rsidRPr="000A3A08">
        <w:rPr>
          <w:color w:val="000000" w:themeColor="text1"/>
          <w:rPrChange w:id="858" w:author="Marcus Fernandes" w:date="2021-07-24T21:43:00Z">
            <w:rPr>
              <w:color w:val="FF0000"/>
            </w:rPr>
          </w:rPrChange>
        </w:rPr>
        <w:t>Storyboards</w:t>
      </w:r>
      <w:proofErr w:type="spellEnd"/>
      <w:del w:id="859" w:author="Marcus Fernandes" w:date="2021-07-24T21:43:00Z">
        <w:r w:rsidR="00AE71FB" w:rsidRPr="00847676" w:rsidDel="000A3A08">
          <w:rPr>
            <w:color w:val="FF0000"/>
          </w:rPr>
          <w:delText>?)</w:delText>
        </w:r>
      </w:del>
      <w:bookmarkEnd w:id="853"/>
    </w:p>
    <w:p w14:paraId="1A82A1E1" w14:textId="77777777" w:rsidR="00385404" w:rsidRDefault="00385404" w:rsidP="00DF2998">
      <w:pPr>
        <w:pStyle w:val="PSDS-CorpodeTexto"/>
        <w:ind w:left="708"/>
        <w:jc w:val="both"/>
        <w:rPr>
          <w:rFonts w:ascii="Times New Roman" w:hAnsi="Times New Roman"/>
        </w:rPr>
      </w:pPr>
    </w:p>
    <w:p w14:paraId="0DD7ADA3" w14:textId="76F2828D" w:rsidR="000A3A08" w:rsidRDefault="002F376E" w:rsidP="000A3A08">
      <w:pPr>
        <w:pStyle w:val="PSDS-CorpodeTexto"/>
        <w:ind w:left="708"/>
        <w:jc w:val="center"/>
        <w:rPr>
          <w:ins w:id="860" w:author="Marcus Fernandes" w:date="2021-07-24T21:43:00Z"/>
          <w:i/>
          <w:iCs/>
          <w:color w:val="000000"/>
        </w:rPr>
      </w:pPr>
      <w:ins w:id="861" w:author="Marcus Fernandes" w:date="2021-08-19T11:18:00Z">
        <w:r>
          <w:rPr>
            <w:i/>
            <w:iCs/>
            <w:noProof/>
            <w:color w:val="000000"/>
          </w:rPr>
          <w:drawing>
            <wp:inline distT="0" distB="0" distL="0" distR="0" wp14:anchorId="50874E89" wp14:editId="43190A2D">
              <wp:extent cx="5472752" cy="17575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470" cy="1761679"/>
                      </a:xfrm>
                      <a:prstGeom prst="rect">
                        <a:avLst/>
                      </a:prstGeom>
                    </pic:spPr>
                  </pic:pic>
                </a:graphicData>
              </a:graphic>
            </wp:inline>
          </w:drawing>
        </w:r>
      </w:ins>
    </w:p>
    <w:p w14:paraId="269C0B2A" w14:textId="77777777" w:rsidR="000A3A08" w:rsidRDefault="000A3A08" w:rsidP="000A3A08">
      <w:pPr>
        <w:pStyle w:val="PSDS-CorpodeTexto"/>
        <w:ind w:left="708"/>
        <w:jc w:val="center"/>
        <w:rPr>
          <w:ins w:id="862" w:author="Marcus Fernandes" w:date="2021-07-24T21:43:00Z"/>
          <w:i/>
          <w:iCs/>
          <w:color w:val="000000"/>
        </w:rPr>
      </w:pPr>
    </w:p>
    <w:p w14:paraId="2088F554" w14:textId="14EDF201" w:rsidR="003B0A3B" w:rsidRPr="000A3A08" w:rsidDel="000A3A08" w:rsidRDefault="000A3A08" w:rsidP="000A3A08">
      <w:pPr>
        <w:pStyle w:val="PSDS-CorpodeTexto"/>
        <w:ind w:left="708"/>
        <w:jc w:val="center"/>
        <w:rPr>
          <w:del w:id="863" w:author="Marcus Fernandes" w:date="2021-07-24T21:42:00Z"/>
          <w:rFonts w:ascii="Times New Roman" w:hAnsi="Times New Roman"/>
          <w:i/>
          <w:iCs/>
          <w:sz w:val="18"/>
          <w:rPrChange w:id="864" w:author="Marcus Fernandes" w:date="2021-07-24T21:49:00Z">
            <w:rPr>
              <w:del w:id="865" w:author="Marcus Fernandes" w:date="2021-07-24T21:42:00Z"/>
              <w:i/>
              <w:iCs/>
              <w:color w:val="000000"/>
            </w:rPr>
          </w:rPrChange>
        </w:rPr>
      </w:pPr>
      <w:ins w:id="866" w:author="Marcus Fernandes" w:date="2021-07-24T21:43:00Z">
        <w:r w:rsidRPr="000A3A08">
          <w:rPr>
            <w:rFonts w:ascii="Times New Roman" w:hAnsi="Times New Roman"/>
            <w:i/>
            <w:iCs/>
            <w:sz w:val="18"/>
            <w:rPrChange w:id="867" w:author="Marcus Fernandes" w:date="2021-07-24T21:49:00Z">
              <w:rPr>
                <w:i/>
                <w:iCs/>
                <w:color w:val="000000"/>
              </w:rPr>
            </w:rPrChange>
          </w:rPr>
          <w:t xml:space="preserve">Imagem </w:t>
        </w:r>
      </w:ins>
      <w:ins w:id="868" w:author="Marcus Fernandes" w:date="2021-07-24T21:52:00Z">
        <w:r w:rsidR="00BE1F54">
          <w:rPr>
            <w:rFonts w:ascii="Times New Roman" w:hAnsi="Times New Roman"/>
            <w:i/>
            <w:iCs/>
            <w:sz w:val="18"/>
          </w:rPr>
          <w:t>3</w:t>
        </w:r>
      </w:ins>
      <w:ins w:id="869" w:author="Marcus Fernandes" w:date="2021-07-24T21:43:00Z">
        <w:r w:rsidRPr="000A3A08">
          <w:rPr>
            <w:rFonts w:ascii="Times New Roman" w:hAnsi="Times New Roman"/>
            <w:i/>
            <w:iCs/>
            <w:sz w:val="18"/>
            <w:rPrChange w:id="870" w:author="Marcus Fernandes" w:date="2021-07-24T21:49:00Z">
              <w:rPr>
                <w:i/>
                <w:iCs/>
                <w:color w:val="000000"/>
              </w:rPr>
            </w:rPrChange>
          </w:rPr>
          <w:t xml:space="preserve"> - Fluxo da tela de login para </w:t>
        </w:r>
      </w:ins>
      <w:ins w:id="871" w:author="Marcus Fernandes" w:date="2021-07-24T21:47:00Z">
        <w:r w:rsidRPr="000A3A08">
          <w:rPr>
            <w:i/>
            <w:iCs/>
            <w:sz w:val="18"/>
            <w:rPrChange w:id="872" w:author="Marcus Fernandes" w:date="2021-07-24T21:49:00Z">
              <w:rPr>
                <w:sz w:val="18"/>
              </w:rPr>
            </w:rPrChange>
          </w:rPr>
          <w:t>o menu</w:t>
        </w:r>
      </w:ins>
      <w:ins w:id="873" w:author="Marcus Fernandes" w:date="2021-07-24T21:43:00Z">
        <w:r w:rsidRPr="000A3A08">
          <w:rPr>
            <w:rFonts w:ascii="Times New Roman" w:hAnsi="Times New Roman"/>
            <w:i/>
            <w:iCs/>
            <w:sz w:val="18"/>
            <w:rPrChange w:id="874" w:author="Marcus Fernandes" w:date="2021-07-24T21:49:00Z">
              <w:rPr>
                <w:i/>
                <w:iCs/>
                <w:color w:val="000000"/>
              </w:rPr>
            </w:rPrChange>
          </w:rPr>
          <w:t xml:space="preserve"> inicial</w:t>
        </w:r>
      </w:ins>
      <w:del w:id="875" w:author="Marcus Fernandes" w:date="2021-07-24T21:42:00Z">
        <w:r w:rsidR="00CA3B47" w:rsidRPr="000A3A08" w:rsidDel="000A3A08">
          <w:rPr>
            <w:i/>
            <w:iCs/>
            <w:sz w:val="18"/>
            <w:rPrChange w:id="876" w:author="Marcus Fernandes" w:date="2021-07-24T21:49:00Z">
              <w:rPr/>
            </w:rPrChange>
          </w:rPr>
          <w:delText xml:space="preserve">Descreve-se nas </w:delText>
        </w:r>
        <w:r w:rsidR="004B6D79" w:rsidRPr="000A3A08" w:rsidDel="000A3A08">
          <w:rPr>
            <w:i/>
            <w:iCs/>
            <w:sz w:val="18"/>
            <w:rPrChange w:id="877" w:author="Marcus Fernandes" w:date="2021-07-24T21:49:00Z">
              <w:rPr/>
            </w:rPrChange>
          </w:rPr>
          <w:delText>próximas</w:delText>
        </w:r>
        <w:r w:rsidR="00CA3B47" w:rsidRPr="000A3A08" w:rsidDel="000A3A08">
          <w:rPr>
            <w:i/>
            <w:iCs/>
            <w:sz w:val="18"/>
            <w:rPrChange w:id="878" w:author="Marcus Fernandes" w:date="2021-07-24T21:49:00Z">
              <w:rPr/>
            </w:rPrChange>
          </w:rPr>
          <w:delText xml:space="preserve"> </w:delText>
        </w:r>
        <w:r w:rsidR="004B6D79" w:rsidRPr="000A3A08" w:rsidDel="000A3A08">
          <w:rPr>
            <w:i/>
            <w:iCs/>
            <w:sz w:val="18"/>
            <w:rPrChange w:id="879" w:author="Marcus Fernandes" w:date="2021-07-24T21:49:00Z">
              <w:rPr/>
            </w:rPrChange>
          </w:rPr>
          <w:delText>seções</w:delText>
        </w:r>
        <w:r w:rsidR="00CA3B47" w:rsidRPr="000A3A08" w:rsidDel="000A3A08">
          <w:rPr>
            <w:i/>
            <w:iCs/>
            <w:sz w:val="18"/>
            <w:rPrChange w:id="880" w:author="Marcus Fernandes" w:date="2021-07-24T21:49:00Z">
              <w:rPr/>
            </w:rPrChange>
          </w:rPr>
          <w:delText xml:space="preserve"> de textos os r</w:delText>
        </w:r>
        <w:r w:rsidR="00AA4ACD" w:rsidRPr="000A3A08" w:rsidDel="000A3A08">
          <w:rPr>
            <w:i/>
            <w:iCs/>
            <w:sz w:val="18"/>
            <w:rPrChange w:id="881" w:author="Marcus Fernandes" w:date="2021-07-24T21:49:00Z">
              <w:rPr/>
            </w:rPrChange>
          </w:rPr>
          <w:delText xml:space="preserve">equisitos relacionados </w:delText>
        </w:r>
        <w:r w:rsidR="007819CE" w:rsidRPr="000A3A08" w:rsidDel="000A3A08">
          <w:rPr>
            <w:i/>
            <w:iCs/>
            <w:sz w:val="18"/>
            <w:rPrChange w:id="882" w:author="Marcus Fernandes" w:date="2021-07-24T21:49:00Z">
              <w:rPr/>
            </w:rPrChange>
          </w:rPr>
          <w:delText>à</w:delText>
        </w:r>
        <w:r w:rsidR="00AA4ACD" w:rsidRPr="000A3A08" w:rsidDel="000A3A08">
          <w:rPr>
            <w:i/>
            <w:iCs/>
            <w:sz w:val="18"/>
            <w:rPrChange w:id="883" w:author="Marcus Fernandes" w:date="2021-07-24T21:49:00Z">
              <w:rPr/>
            </w:rPrChange>
          </w:rPr>
          <w:delText xml:space="preserve"> interface com o usuário e as interfaces com demais componentes externos, sejam estes de software ou hardware.</w:delText>
        </w:r>
      </w:del>
    </w:p>
    <w:p w14:paraId="0BB8A9D9" w14:textId="4658A207" w:rsidR="000A3A08" w:rsidRPr="000A3A08" w:rsidRDefault="000A3A08" w:rsidP="000A3A08">
      <w:pPr>
        <w:pStyle w:val="PSDS-CorpodeTexto"/>
        <w:ind w:left="708"/>
        <w:jc w:val="center"/>
        <w:rPr>
          <w:ins w:id="884" w:author="Marcus Fernandes" w:date="2021-07-24T21:44:00Z"/>
          <w:rFonts w:ascii="Times New Roman" w:hAnsi="Times New Roman"/>
          <w:i/>
          <w:iCs/>
          <w:sz w:val="18"/>
          <w:rPrChange w:id="885" w:author="Marcus Fernandes" w:date="2021-07-24T21:49:00Z">
            <w:rPr>
              <w:ins w:id="886" w:author="Marcus Fernandes" w:date="2021-07-24T21:44:00Z"/>
              <w:i/>
              <w:iCs/>
              <w:color w:val="000000"/>
            </w:rPr>
          </w:rPrChange>
        </w:rPr>
      </w:pPr>
    </w:p>
    <w:p w14:paraId="514CC939" w14:textId="77777777" w:rsidR="000A3A08" w:rsidRDefault="000A3A08">
      <w:pPr>
        <w:pStyle w:val="PSDS-CorpodeTexto"/>
        <w:ind w:left="708"/>
        <w:jc w:val="center"/>
        <w:rPr>
          <w:ins w:id="887" w:author="Marcus Fernandes" w:date="2021-07-24T21:44:00Z"/>
          <w:rFonts w:ascii="Times New Roman" w:hAnsi="Times New Roman"/>
        </w:rPr>
        <w:pPrChange w:id="888" w:author="Marcus Fernandes" w:date="2021-07-24T21:43:00Z">
          <w:pPr>
            <w:pStyle w:val="PSDS-CorpodeTexto"/>
            <w:ind w:left="708"/>
            <w:jc w:val="both"/>
          </w:pPr>
        </w:pPrChange>
      </w:pPr>
    </w:p>
    <w:p w14:paraId="41386105" w14:textId="350C94B2" w:rsidR="003B0A3B" w:rsidDel="000A3A08" w:rsidRDefault="00DE19A3" w:rsidP="000A3A08">
      <w:pPr>
        <w:pStyle w:val="PSDS-CorpodeTexto"/>
        <w:ind w:left="708"/>
        <w:jc w:val="center"/>
        <w:rPr>
          <w:del w:id="889" w:author="Marcus Fernandes" w:date="2021-07-24T21:42:00Z"/>
          <w:rFonts w:ascii="Times New Roman" w:hAnsi="Times New Roman"/>
        </w:rPr>
      </w:pPr>
      <w:ins w:id="890" w:author="Marcus Fernandes" w:date="2021-08-19T11:24:00Z">
        <w:r>
          <w:rPr>
            <w:noProof/>
          </w:rPr>
          <w:lastRenderedPageBreak/>
          <w:drawing>
            <wp:inline distT="0" distB="0" distL="0" distR="0" wp14:anchorId="3EB1457C" wp14:editId="5E006B50">
              <wp:extent cx="4864005" cy="753379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8584" cy="7540884"/>
                      </a:xfrm>
                      <a:prstGeom prst="rect">
                        <a:avLst/>
                      </a:prstGeom>
                    </pic:spPr>
                  </pic:pic>
                </a:graphicData>
              </a:graphic>
            </wp:inline>
          </w:drawing>
        </w:r>
      </w:ins>
    </w:p>
    <w:p w14:paraId="64E4B357" w14:textId="34C10A4A" w:rsidR="000A3A08" w:rsidRDefault="000A3A08" w:rsidP="000A3A08">
      <w:pPr>
        <w:pStyle w:val="PSDS-CorpodeTexto"/>
        <w:ind w:left="708"/>
        <w:jc w:val="center"/>
        <w:rPr>
          <w:ins w:id="891" w:author="Marcus Fernandes" w:date="2021-07-24T21:44:00Z"/>
          <w:rFonts w:ascii="Times New Roman" w:hAnsi="Times New Roman"/>
        </w:rPr>
      </w:pPr>
    </w:p>
    <w:p w14:paraId="6CB4921F" w14:textId="665695E9" w:rsidR="000A3A08" w:rsidRDefault="000A3A08" w:rsidP="000A3A08">
      <w:pPr>
        <w:pStyle w:val="PSDS-CorpodeTexto"/>
        <w:ind w:left="708"/>
        <w:jc w:val="center"/>
        <w:rPr>
          <w:ins w:id="892" w:author="Marcus Fernandes" w:date="2021-07-24T21:44:00Z"/>
          <w:rFonts w:ascii="Times New Roman" w:hAnsi="Times New Roman"/>
        </w:rPr>
      </w:pPr>
    </w:p>
    <w:p w14:paraId="22C20628" w14:textId="0114AF10" w:rsidR="000A3A08" w:rsidRPr="000A3A08" w:rsidRDefault="000A3A08" w:rsidP="000A3A08">
      <w:pPr>
        <w:pStyle w:val="PSDS-CorpodeTexto"/>
        <w:ind w:left="708"/>
        <w:jc w:val="center"/>
        <w:rPr>
          <w:ins w:id="893" w:author="Marcus Fernandes" w:date="2021-07-24T21:44:00Z"/>
          <w:rFonts w:ascii="Times New Roman" w:hAnsi="Times New Roman"/>
          <w:i/>
          <w:iCs/>
          <w:sz w:val="18"/>
          <w:rPrChange w:id="894" w:author="Marcus Fernandes" w:date="2021-07-24T21:49:00Z">
            <w:rPr>
              <w:ins w:id="895" w:author="Marcus Fernandes" w:date="2021-07-24T21:44:00Z"/>
              <w:i/>
              <w:iCs/>
              <w:color w:val="000000"/>
            </w:rPr>
          </w:rPrChange>
        </w:rPr>
      </w:pPr>
      <w:ins w:id="896" w:author="Marcus Fernandes" w:date="2021-07-24T21:44:00Z">
        <w:r w:rsidRPr="000A3A08">
          <w:rPr>
            <w:rFonts w:ascii="Times New Roman" w:hAnsi="Times New Roman"/>
            <w:i/>
            <w:iCs/>
            <w:sz w:val="18"/>
            <w:rPrChange w:id="897" w:author="Marcus Fernandes" w:date="2021-07-24T21:49:00Z">
              <w:rPr>
                <w:i/>
                <w:iCs/>
                <w:color w:val="000000"/>
              </w:rPr>
            </w:rPrChange>
          </w:rPr>
          <w:t xml:space="preserve">Imagem </w:t>
        </w:r>
      </w:ins>
      <w:ins w:id="898" w:author="Marcus Fernandes" w:date="2021-07-24T21:52:00Z">
        <w:r w:rsidR="00BE1F54">
          <w:rPr>
            <w:rFonts w:ascii="Times New Roman" w:hAnsi="Times New Roman"/>
            <w:i/>
            <w:iCs/>
            <w:sz w:val="18"/>
          </w:rPr>
          <w:t>4</w:t>
        </w:r>
      </w:ins>
      <w:ins w:id="899" w:author="Marcus Fernandes" w:date="2021-07-24T21:44:00Z">
        <w:r w:rsidRPr="000A3A08">
          <w:rPr>
            <w:rFonts w:ascii="Times New Roman" w:hAnsi="Times New Roman"/>
            <w:i/>
            <w:iCs/>
            <w:sz w:val="18"/>
            <w:rPrChange w:id="900" w:author="Marcus Fernandes" w:date="2021-07-24T21:49:00Z">
              <w:rPr>
                <w:i/>
                <w:iCs/>
                <w:color w:val="000000"/>
              </w:rPr>
            </w:rPrChange>
          </w:rPr>
          <w:t xml:space="preserve"> - Fluxo do menu inicial</w:t>
        </w:r>
      </w:ins>
    </w:p>
    <w:p w14:paraId="5B0B5AA4" w14:textId="5DA12DBA" w:rsidR="000A3A08" w:rsidRDefault="000A3A08" w:rsidP="000A3A08">
      <w:pPr>
        <w:pStyle w:val="PSDS-CorpodeTexto"/>
        <w:ind w:left="708"/>
        <w:jc w:val="center"/>
        <w:rPr>
          <w:ins w:id="901" w:author="Marcus Fernandes" w:date="2021-07-24T21:44:00Z"/>
          <w:i/>
          <w:iCs/>
          <w:color w:val="000000"/>
        </w:rPr>
      </w:pPr>
    </w:p>
    <w:p w14:paraId="0B6424D8" w14:textId="1A19B72D" w:rsidR="000A3A08" w:rsidRDefault="003B714F" w:rsidP="000A3A08">
      <w:pPr>
        <w:pStyle w:val="PSDS-CorpodeTexto"/>
        <w:ind w:left="708"/>
        <w:jc w:val="center"/>
        <w:rPr>
          <w:ins w:id="902" w:author="Marcus Fernandes" w:date="2021-07-24T21:44:00Z"/>
          <w:rFonts w:ascii="Times New Roman" w:hAnsi="Times New Roman"/>
        </w:rPr>
      </w:pPr>
      <w:ins w:id="903" w:author="Marcus Fernandes" w:date="2021-08-19T11:27:00Z">
        <w:r>
          <w:rPr>
            <w:rFonts w:ascii="Times New Roman" w:hAnsi="Times New Roman"/>
            <w:noProof/>
          </w:rPr>
          <w:lastRenderedPageBreak/>
          <w:drawing>
            <wp:inline distT="0" distB="0" distL="0" distR="0" wp14:anchorId="6794F391" wp14:editId="68A5B981">
              <wp:extent cx="5529302" cy="6298442"/>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0521" cy="6299830"/>
                      </a:xfrm>
                      <a:prstGeom prst="rect">
                        <a:avLst/>
                      </a:prstGeom>
                    </pic:spPr>
                  </pic:pic>
                </a:graphicData>
              </a:graphic>
            </wp:inline>
          </w:drawing>
        </w:r>
      </w:ins>
    </w:p>
    <w:p w14:paraId="521E5468" w14:textId="4A11D514" w:rsidR="000A3A08" w:rsidRDefault="000A3A08" w:rsidP="000A3A08">
      <w:pPr>
        <w:pStyle w:val="PSDS-CorpodeTexto"/>
        <w:ind w:left="708"/>
        <w:jc w:val="center"/>
        <w:rPr>
          <w:ins w:id="904" w:author="Marcus Fernandes" w:date="2021-07-24T21:44:00Z"/>
          <w:rFonts w:ascii="Times New Roman" w:hAnsi="Times New Roman"/>
        </w:rPr>
      </w:pPr>
    </w:p>
    <w:p w14:paraId="29283DDA" w14:textId="1EEA22FA" w:rsidR="000A3A08" w:rsidRPr="000A3A08" w:rsidRDefault="000A3A08" w:rsidP="000A3A08">
      <w:pPr>
        <w:pStyle w:val="PSDS-CorpodeTexto"/>
        <w:ind w:left="708"/>
        <w:jc w:val="center"/>
        <w:rPr>
          <w:ins w:id="905" w:author="Marcus Fernandes" w:date="2021-07-24T21:44:00Z"/>
          <w:rFonts w:ascii="Times New Roman" w:hAnsi="Times New Roman"/>
          <w:i/>
          <w:iCs/>
          <w:sz w:val="18"/>
          <w:rPrChange w:id="906" w:author="Marcus Fernandes" w:date="2021-07-24T21:49:00Z">
            <w:rPr>
              <w:ins w:id="907" w:author="Marcus Fernandes" w:date="2021-07-24T21:44:00Z"/>
              <w:i/>
              <w:iCs/>
              <w:color w:val="000000"/>
            </w:rPr>
          </w:rPrChange>
        </w:rPr>
      </w:pPr>
      <w:ins w:id="908" w:author="Marcus Fernandes" w:date="2021-07-24T21:44:00Z">
        <w:r w:rsidRPr="000A3A08">
          <w:rPr>
            <w:rFonts w:ascii="Times New Roman" w:hAnsi="Times New Roman"/>
            <w:i/>
            <w:iCs/>
            <w:sz w:val="18"/>
            <w:rPrChange w:id="909" w:author="Marcus Fernandes" w:date="2021-07-24T21:49:00Z">
              <w:rPr>
                <w:i/>
                <w:iCs/>
                <w:color w:val="000000"/>
              </w:rPr>
            </w:rPrChange>
          </w:rPr>
          <w:t xml:space="preserve">Imagem </w:t>
        </w:r>
      </w:ins>
      <w:ins w:id="910" w:author="Marcus Fernandes" w:date="2021-07-24T21:52:00Z">
        <w:r w:rsidR="00BE1F54">
          <w:rPr>
            <w:rFonts w:ascii="Times New Roman" w:hAnsi="Times New Roman"/>
            <w:i/>
            <w:iCs/>
            <w:sz w:val="18"/>
          </w:rPr>
          <w:t>5</w:t>
        </w:r>
      </w:ins>
      <w:ins w:id="911" w:author="Marcus Fernandes" w:date="2021-07-24T21:44:00Z">
        <w:r w:rsidRPr="000A3A08">
          <w:rPr>
            <w:rFonts w:ascii="Times New Roman" w:hAnsi="Times New Roman"/>
            <w:i/>
            <w:iCs/>
            <w:sz w:val="18"/>
            <w:rPrChange w:id="912" w:author="Marcus Fernandes" w:date="2021-07-24T21:49:00Z">
              <w:rPr>
                <w:i/>
                <w:iCs/>
                <w:color w:val="000000"/>
              </w:rPr>
            </w:rPrChange>
          </w:rPr>
          <w:t xml:space="preserve"> - Fluxo do menu de gerência d</w:t>
        </w:r>
      </w:ins>
      <w:ins w:id="913" w:author="Marcus Fernandes" w:date="2021-08-19T11:27:00Z">
        <w:r w:rsidR="003B714F">
          <w:rPr>
            <w:rFonts w:ascii="Times New Roman" w:hAnsi="Times New Roman"/>
            <w:i/>
            <w:iCs/>
            <w:sz w:val="18"/>
          </w:rPr>
          <w:t>os usuários</w:t>
        </w:r>
      </w:ins>
    </w:p>
    <w:p w14:paraId="3DA9A35B" w14:textId="2FECBA31" w:rsidR="000A3A08" w:rsidRDefault="000A3A08" w:rsidP="000A3A08">
      <w:pPr>
        <w:pStyle w:val="PSDS-CorpodeTexto"/>
        <w:ind w:left="708"/>
        <w:jc w:val="center"/>
        <w:rPr>
          <w:ins w:id="914" w:author="Marcus Fernandes" w:date="2021-07-24T21:44:00Z"/>
          <w:i/>
          <w:iCs/>
          <w:color w:val="000000"/>
        </w:rPr>
      </w:pPr>
    </w:p>
    <w:p w14:paraId="27AFC55D" w14:textId="281B64A8" w:rsidR="000A3A08" w:rsidRDefault="000A3A08" w:rsidP="000A3A08">
      <w:pPr>
        <w:pStyle w:val="PSDS-CorpodeTexto"/>
        <w:ind w:left="708"/>
        <w:jc w:val="center"/>
        <w:rPr>
          <w:ins w:id="915" w:author="Marcus Fernandes" w:date="2021-07-24T21:45:00Z"/>
          <w:rFonts w:ascii="Times New Roman" w:hAnsi="Times New Roman"/>
        </w:rPr>
      </w:pPr>
      <w:ins w:id="916" w:author="Marcus Fernandes" w:date="2021-07-24T21:44:00Z">
        <w:r>
          <w:rPr>
            <w:noProof/>
            <w:color w:val="0070C0"/>
            <w:bdr w:val="none" w:sz="0" w:space="0" w:color="auto" w:frame="1"/>
          </w:rPr>
          <w:lastRenderedPageBreak/>
          <w:drawing>
            <wp:inline distT="0" distB="0" distL="0" distR="0" wp14:anchorId="2F4A3DCF" wp14:editId="51A0FD1F">
              <wp:extent cx="5943600" cy="67849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84975"/>
                      </a:xfrm>
                      <a:prstGeom prst="rect">
                        <a:avLst/>
                      </a:prstGeom>
                      <a:noFill/>
                      <a:ln>
                        <a:noFill/>
                      </a:ln>
                    </pic:spPr>
                  </pic:pic>
                </a:graphicData>
              </a:graphic>
            </wp:inline>
          </w:drawing>
        </w:r>
      </w:ins>
    </w:p>
    <w:p w14:paraId="3DF14511" w14:textId="78802731" w:rsidR="000A3A08" w:rsidRDefault="000A3A08" w:rsidP="000A3A08">
      <w:pPr>
        <w:pStyle w:val="PSDS-CorpodeTexto"/>
        <w:ind w:left="708"/>
        <w:jc w:val="center"/>
        <w:rPr>
          <w:ins w:id="917" w:author="Marcus Fernandes" w:date="2021-07-24T21:45:00Z"/>
          <w:rFonts w:ascii="Times New Roman" w:hAnsi="Times New Roman"/>
        </w:rPr>
      </w:pPr>
    </w:p>
    <w:p w14:paraId="676C7F54" w14:textId="59AD3157" w:rsidR="000A3A08" w:rsidRPr="000A3A08" w:rsidRDefault="000A3A08" w:rsidP="000A3A08">
      <w:pPr>
        <w:pStyle w:val="PSDS-CorpodeTexto"/>
        <w:ind w:left="708"/>
        <w:jc w:val="center"/>
        <w:rPr>
          <w:ins w:id="918" w:author="Marcus Fernandes" w:date="2021-07-24T21:45:00Z"/>
          <w:rFonts w:ascii="Times New Roman" w:hAnsi="Times New Roman"/>
          <w:i/>
          <w:iCs/>
          <w:sz w:val="18"/>
          <w:rPrChange w:id="919" w:author="Marcus Fernandes" w:date="2021-07-24T21:49:00Z">
            <w:rPr>
              <w:ins w:id="920" w:author="Marcus Fernandes" w:date="2021-07-24T21:45:00Z"/>
              <w:i/>
              <w:iCs/>
              <w:color w:val="000000"/>
            </w:rPr>
          </w:rPrChange>
        </w:rPr>
      </w:pPr>
      <w:ins w:id="921" w:author="Marcus Fernandes" w:date="2021-07-24T21:45:00Z">
        <w:r w:rsidRPr="000A3A08">
          <w:rPr>
            <w:rFonts w:ascii="Times New Roman" w:hAnsi="Times New Roman"/>
            <w:i/>
            <w:iCs/>
            <w:sz w:val="18"/>
            <w:rPrChange w:id="922" w:author="Marcus Fernandes" w:date="2021-07-24T21:49:00Z">
              <w:rPr>
                <w:i/>
                <w:iCs/>
                <w:color w:val="000000"/>
              </w:rPr>
            </w:rPrChange>
          </w:rPr>
          <w:t xml:space="preserve">Imagem </w:t>
        </w:r>
      </w:ins>
      <w:ins w:id="923" w:author="Marcus Fernandes" w:date="2021-07-24T21:52:00Z">
        <w:r w:rsidR="00BE1F54">
          <w:rPr>
            <w:rFonts w:ascii="Times New Roman" w:hAnsi="Times New Roman"/>
            <w:i/>
            <w:iCs/>
            <w:sz w:val="18"/>
          </w:rPr>
          <w:t>6</w:t>
        </w:r>
      </w:ins>
      <w:ins w:id="924" w:author="Marcus Fernandes" w:date="2021-07-24T21:45:00Z">
        <w:r w:rsidRPr="000A3A08">
          <w:rPr>
            <w:rFonts w:ascii="Times New Roman" w:hAnsi="Times New Roman"/>
            <w:i/>
            <w:iCs/>
            <w:sz w:val="18"/>
            <w:rPrChange w:id="925" w:author="Marcus Fernandes" w:date="2021-07-24T21:49:00Z">
              <w:rPr>
                <w:i/>
                <w:iCs/>
                <w:color w:val="000000"/>
              </w:rPr>
            </w:rPrChange>
          </w:rPr>
          <w:t xml:space="preserve"> - Fluxo do menu de gerência de transações</w:t>
        </w:r>
      </w:ins>
    </w:p>
    <w:p w14:paraId="04C8E9DF" w14:textId="2AC0C955" w:rsidR="000A3A08" w:rsidRDefault="000A3A08" w:rsidP="000A3A08">
      <w:pPr>
        <w:pStyle w:val="PSDS-CorpodeTexto"/>
        <w:ind w:left="708"/>
        <w:jc w:val="center"/>
        <w:rPr>
          <w:ins w:id="926" w:author="Marcus Fernandes" w:date="2021-07-24T21:45:00Z"/>
          <w:i/>
          <w:iCs/>
          <w:color w:val="000000"/>
        </w:rPr>
      </w:pPr>
    </w:p>
    <w:p w14:paraId="40F899FF" w14:textId="14716BEF" w:rsidR="000A3A08" w:rsidRDefault="000A3A08" w:rsidP="000A3A08">
      <w:pPr>
        <w:pStyle w:val="PSDS-CorpodeTexto"/>
        <w:ind w:left="708"/>
        <w:jc w:val="center"/>
        <w:rPr>
          <w:ins w:id="927" w:author="Marcus Fernandes" w:date="2021-07-24T21:45:00Z"/>
          <w:rFonts w:ascii="Times New Roman" w:hAnsi="Times New Roman"/>
        </w:rPr>
      </w:pPr>
      <w:ins w:id="928" w:author="Marcus Fernandes" w:date="2021-07-24T21:45:00Z">
        <w:r>
          <w:rPr>
            <w:noProof/>
            <w:color w:val="0070C0"/>
            <w:bdr w:val="none" w:sz="0" w:space="0" w:color="auto" w:frame="1"/>
          </w:rPr>
          <w:lastRenderedPageBreak/>
          <w:drawing>
            <wp:inline distT="0" distB="0" distL="0" distR="0" wp14:anchorId="679FCC1F" wp14:editId="74FA1225">
              <wp:extent cx="5140960" cy="5810250"/>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0960" cy="5810250"/>
                      </a:xfrm>
                      <a:prstGeom prst="rect">
                        <a:avLst/>
                      </a:prstGeom>
                      <a:noFill/>
                      <a:ln>
                        <a:noFill/>
                      </a:ln>
                    </pic:spPr>
                  </pic:pic>
                </a:graphicData>
              </a:graphic>
            </wp:inline>
          </w:drawing>
        </w:r>
      </w:ins>
    </w:p>
    <w:p w14:paraId="5E466C84" w14:textId="6126D5F2" w:rsidR="000A3A08" w:rsidRDefault="000A3A08" w:rsidP="000A3A08">
      <w:pPr>
        <w:pStyle w:val="PSDS-CorpodeTexto"/>
        <w:ind w:left="708"/>
        <w:jc w:val="center"/>
        <w:rPr>
          <w:ins w:id="929" w:author="Marcus Fernandes" w:date="2021-07-24T21:45:00Z"/>
          <w:rFonts w:ascii="Times New Roman" w:hAnsi="Times New Roman"/>
        </w:rPr>
      </w:pPr>
    </w:p>
    <w:p w14:paraId="29EA94C9" w14:textId="220F03B0" w:rsidR="000A3A08" w:rsidRPr="000A3A08" w:rsidRDefault="000A3A08" w:rsidP="000A3A08">
      <w:pPr>
        <w:pStyle w:val="PSDS-CorpodeTexto"/>
        <w:ind w:left="708"/>
        <w:jc w:val="center"/>
        <w:rPr>
          <w:ins w:id="930" w:author="Marcus Fernandes" w:date="2021-07-24T21:45:00Z"/>
          <w:rFonts w:ascii="Times New Roman" w:hAnsi="Times New Roman"/>
          <w:i/>
          <w:iCs/>
          <w:sz w:val="18"/>
          <w:rPrChange w:id="931" w:author="Marcus Fernandes" w:date="2021-07-24T21:49:00Z">
            <w:rPr>
              <w:ins w:id="932" w:author="Marcus Fernandes" w:date="2021-07-24T21:45:00Z"/>
              <w:i/>
              <w:iCs/>
              <w:color w:val="000000"/>
            </w:rPr>
          </w:rPrChange>
        </w:rPr>
      </w:pPr>
      <w:ins w:id="933" w:author="Marcus Fernandes" w:date="2021-07-24T21:45:00Z">
        <w:r w:rsidRPr="000A3A08">
          <w:rPr>
            <w:rFonts w:ascii="Times New Roman" w:hAnsi="Times New Roman"/>
            <w:i/>
            <w:iCs/>
            <w:sz w:val="18"/>
            <w:rPrChange w:id="934" w:author="Marcus Fernandes" w:date="2021-07-24T21:49:00Z">
              <w:rPr>
                <w:i/>
                <w:iCs/>
                <w:color w:val="000000"/>
              </w:rPr>
            </w:rPrChange>
          </w:rPr>
          <w:t xml:space="preserve">Imagem </w:t>
        </w:r>
      </w:ins>
      <w:ins w:id="935" w:author="Marcus Fernandes" w:date="2021-07-24T21:52:00Z">
        <w:r w:rsidR="00BE1F54">
          <w:rPr>
            <w:rFonts w:ascii="Times New Roman" w:hAnsi="Times New Roman"/>
            <w:i/>
            <w:iCs/>
            <w:sz w:val="18"/>
          </w:rPr>
          <w:t>7</w:t>
        </w:r>
      </w:ins>
      <w:ins w:id="936" w:author="Marcus Fernandes" w:date="2021-07-24T21:45:00Z">
        <w:r w:rsidRPr="000A3A08">
          <w:rPr>
            <w:rFonts w:ascii="Times New Roman" w:hAnsi="Times New Roman"/>
            <w:i/>
            <w:iCs/>
            <w:sz w:val="18"/>
            <w:rPrChange w:id="937" w:author="Marcus Fernandes" w:date="2021-07-24T21:49:00Z">
              <w:rPr>
                <w:i/>
                <w:iCs/>
                <w:color w:val="000000"/>
              </w:rPr>
            </w:rPrChange>
          </w:rPr>
          <w:t xml:space="preserve"> - Fluxo do menu de gerência de estoque</w:t>
        </w:r>
      </w:ins>
    </w:p>
    <w:p w14:paraId="7C824B85" w14:textId="2D98207C" w:rsidR="000A3A08" w:rsidRDefault="000A3A08" w:rsidP="000A3A08">
      <w:pPr>
        <w:pStyle w:val="PSDS-CorpodeTexto"/>
        <w:ind w:left="708"/>
        <w:jc w:val="center"/>
        <w:rPr>
          <w:ins w:id="938" w:author="Marcus Fernandes" w:date="2021-07-24T21:45:00Z"/>
          <w:i/>
          <w:iCs/>
          <w:color w:val="000000"/>
        </w:rPr>
      </w:pPr>
    </w:p>
    <w:p w14:paraId="4022EF91" w14:textId="144FD42C" w:rsidR="000A3A08" w:rsidRDefault="00C24D5E" w:rsidP="000A3A08">
      <w:pPr>
        <w:pStyle w:val="PSDS-CorpodeTexto"/>
        <w:ind w:left="708"/>
        <w:jc w:val="center"/>
        <w:rPr>
          <w:ins w:id="939" w:author="Marcus Fernandes" w:date="2021-07-24T21:45:00Z"/>
          <w:rFonts w:ascii="Times New Roman" w:hAnsi="Times New Roman"/>
        </w:rPr>
      </w:pPr>
      <w:ins w:id="940" w:author="Marcus Fernandes" w:date="2021-07-25T18:15:00Z">
        <w:r>
          <w:rPr>
            <w:noProof/>
            <w:color w:val="0070C0"/>
            <w:bdr w:val="none" w:sz="0" w:space="0" w:color="auto" w:frame="1"/>
          </w:rPr>
          <w:lastRenderedPageBreak/>
          <w:drawing>
            <wp:inline distT="0" distB="0" distL="0" distR="0" wp14:anchorId="10222A3D" wp14:editId="2084DC93">
              <wp:extent cx="5832057" cy="65782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6669" cy="6583423"/>
                      </a:xfrm>
                      <a:prstGeom prst="rect">
                        <a:avLst/>
                      </a:prstGeom>
                      <a:noFill/>
                      <a:ln>
                        <a:noFill/>
                      </a:ln>
                    </pic:spPr>
                  </pic:pic>
                </a:graphicData>
              </a:graphic>
            </wp:inline>
          </w:drawing>
        </w:r>
      </w:ins>
    </w:p>
    <w:p w14:paraId="3959B181" w14:textId="7072C552" w:rsidR="000A3A08" w:rsidRDefault="000A3A08" w:rsidP="000A3A08">
      <w:pPr>
        <w:pStyle w:val="PSDS-CorpodeTexto"/>
        <w:ind w:left="708"/>
        <w:jc w:val="center"/>
        <w:rPr>
          <w:ins w:id="941" w:author="Marcus Fernandes" w:date="2021-07-24T21:45:00Z"/>
          <w:rFonts w:ascii="Times New Roman" w:hAnsi="Times New Roman"/>
        </w:rPr>
      </w:pPr>
    </w:p>
    <w:p w14:paraId="7E08D152" w14:textId="5A28BC3E" w:rsidR="000A3A08" w:rsidRPr="000A3A08" w:rsidRDefault="000A3A08" w:rsidP="000A3A08">
      <w:pPr>
        <w:pStyle w:val="PSDS-CorpodeTexto"/>
        <w:ind w:left="708"/>
        <w:jc w:val="center"/>
        <w:rPr>
          <w:ins w:id="942" w:author="Marcus Fernandes" w:date="2021-07-24T21:45:00Z"/>
          <w:i/>
          <w:iCs/>
          <w:color w:val="000000"/>
        </w:rPr>
      </w:pPr>
      <w:ins w:id="943" w:author="Marcus Fernandes" w:date="2021-07-24T21:45:00Z">
        <w:r w:rsidRPr="000A3A08">
          <w:rPr>
            <w:rFonts w:ascii="Times New Roman" w:hAnsi="Times New Roman"/>
            <w:i/>
            <w:iCs/>
            <w:sz w:val="18"/>
            <w:rPrChange w:id="944" w:author="Marcus Fernandes" w:date="2021-07-24T21:48:00Z">
              <w:rPr>
                <w:i/>
                <w:iCs/>
                <w:color w:val="000000"/>
              </w:rPr>
            </w:rPrChange>
          </w:rPr>
          <w:t xml:space="preserve">Imagem </w:t>
        </w:r>
      </w:ins>
      <w:ins w:id="945" w:author="Marcus Fernandes" w:date="2021-07-24T21:52:00Z">
        <w:r w:rsidR="00BE1F54">
          <w:rPr>
            <w:rFonts w:ascii="Times New Roman" w:hAnsi="Times New Roman"/>
            <w:i/>
            <w:iCs/>
            <w:sz w:val="18"/>
          </w:rPr>
          <w:t>8</w:t>
        </w:r>
      </w:ins>
      <w:ins w:id="946" w:author="Marcus Fernandes" w:date="2021-07-24T21:45:00Z">
        <w:r w:rsidRPr="000A3A08">
          <w:rPr>
            <w:rFonts w:ascii="Times New Roman" w:hAnsi="Times New Roman"/>
            <w:i/>
            <w:iCs/>
            <w:sz w:val="18"/>
            <w:rPrChange w:id="947" w:author="Marcus Fernandes" w:date="2021-07-24T21:48:00Z">
              <w:rPr>
                <w:i/>
                <w:iCs/>
                <w:color w:val="000000"/>
              </w:rPr>
            </w:rPrChange>
          </w:rPr>
          <w:t xml:space="preserve"> - Primeira parte do fluxo do menu de gerência de relatórios</w:t>
        </w:r>
      </w:ins>
    </w:p>
    <w:p w14:paraId="7A78E031" w14:textId="0A3DA5B9" w:rsidR="000A3A08" w:rsidRDefault="000A3A08" w:rsidP="000A3A08">
      <w:pPr>
        <w:pStyle w:val="PSDS-CorpodeTexto"/>
        <w:ind w:left="708"/>
        <w:jc w:val="center"/>
        <w:rPr>
          <w:ins w:id="948" w:author="Marcus Fernandes" w:date="2021-07-24T21:45:00Z"/>
          <w:i/>
          <w:iCs/>
          <w:color w:val="000000"/>
        </w:rPr>
      </w:pPr>
    </w:p>
    <w:p w14:paraId="7A0B6FAA" w14:textId="56432019" w:rsidR="000A3A08" w:rsidRDefault="000A3A08" w:rsidP="000A3A08">
      <w:pPr>
        <w:pStyle w:val="PSDS-CorpodeTexto"/>
        <w:ind w:left="708"/>
        <w:jc w:val="center"/>
        <w:rPr>
          <w:ins w:id="949" w:author="Marcus Fernandes" w:date="2021-07-24T21:45:00Z"/>
          <w:rFonts w:ascii="Times New Roman" w:hAnsi="Times New Roman"/>
        </w:rPr>
      </w:pPr>
      <w:ins w:id="950" w:author="Marcus Fernandes" w:date="2021-07-24T21:45:00Z">
        <w:r>
          <w:rPr>
            <w:noProof/>
            <w:color w:val="0070C0"/>
            <w:bdr w:val="none" w:sz="0" w:space="0" w:color="auto" w:frame="1"/>
          </w:rPr>
          <w:lastRenderedPageBreak/>
          <w:drawing>
            <wp:inline distT="0" distB="0" distL="0" distR="0" wp14:anchorId="56544745" wp14:editId="0E6FA412">
              <wp:extent cx="5270500" cy="5947410"/>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5947410"/>
                      </a:xfrm>
                      <a:prstGeom prst="rect">
                        <a:avLst/>
                      </a:prstGeom>
                      <a:noFill/>
                      <a:ln>
                        <a:noFill/>
                      </a:ln>
                    </pic:spPr>
                  </pic:pic>
                </a:graphicData>
              </a:graphic>
            </wp:inline>
          </w:drawing>
        </w:r>
      </w:ins>
    </w:p>
    <w:p w14:paraId="68334A9A" w14:textId="1DD34675" w:rsidR="000A3A08" w:rsidRDefault="000A3A08" w:rsidP="000A3A08">
      <w:pPr>
        <w:pStyle w:val="PSDS-CorpodeTexto"/>
        <w:ind w:left="708"/>
        <w:jc w:val="center"/>
        <w:rPr>
          <w:ins w:id="951" w:author="Marcus Fernandes" w:date="2021-07-24T21:45:00Z"/>
          <w:rFonts w:ascii="Times New Roman" w:hAnsi="Times New Roman"/>
        </w:rPr>
      </w:pPr>
    </w:p>
    <w:p w14:paraId="4D42A569" w14:textId="5B7C3A82" w:rsidR="000A3A08" w:rsidRPr="00D04C47" w:rsidRDefault="000A3A08">
      <w:pPr>
        <w:pStyle w:val="PSDS-CorpodeTexto"/>
        <w:ind w:left="708"/>
        <w:jc w:val="center"/>
        <w:rPr>
          <w:ins w:id="952" w:author="Marcus Fernandes" w:date="2021-07-24T21:44:00Z"/>
          <w:rFonts w:ascii="Times New Roman" w:hAnsi="Times New Roman"/>
          <w:i/>
          <w:iCs/>
          <w:sz w:val="18"/>
          <w:rPrChange w:id="953" w:author="Marcus Fernandes" w:date="2021-07-24T21:52:00Z">
            <w:rPr>
              <w:ins w:id="954" w:author="Marcus Fernandes" w:date="2021-07-24T21:44:00Z"/>
              <w:rFonts w:ascii="Times New Roman" w:hAnsi="Times New Roman"/>
            </w:rPr>
          </w:rPrChange>
        </w:rPr>
        <w:pPrChange w:id="955" w:author="Marcus Fernandes" w:date="2021-07-24T21:43:00Z">
          <w:pPr>
            <w:pStyle w:val="PSDS-CorpodeTexto"/>
            <w:ind w:left="708"/>
            <w:jc w:val="both"/>
          </w:pPr>
        </w:pPrChange>
      </w:pPr>
      <w:ins w:id="956" w:author="Marcus Fernandes" w:date="2021-07-24T21:46:00Z">
        <w:r w:rsidRPr="00D04C47">
          <w:rPr>
            <w:rFonts w:ascii="Times New Roman" w:hAnsi="Times New Roman"/>
            <w:i/>
            <w:iCs/>
            <w:sz w:val="18"/>
            <w:rPrChange w:id="957" w:author="Marcus Fernandes" w:date="2021-07-24T21:52:00Z">
              <w:rPr>
                <w:i/>
                <w:iCs/>
                <w:color w:val="000000"/>
              </w:rPr>
            </w:rPrChange>
          </w:rPr>
          <w:t xml:space="preserve">Imagem </w:t>
        </w:r>
      </w:ins>
      <w:ins w:id="958" w:author="Marcus Fernandes" w:date="2021-07-24T21:52:00Z">
        <w:r w:rsidR="00BE1F54" w:rsidRPr="00D04C47">
          <w:rPr>
            <w:rFonts w:ascii="Times New Roman" w:hAnsi="Times New Roman"/>
            <w:i/>
            <w:iCs/>
            <w:sz w:val="18"/>
            <w:rPrChange w:id="959" w:author="Marcus Fernandes" w:date="2021-07-24T21:52:00Z">
              <w:rPr>
                <w:rFonts w:ascii="Times New Roman" w:hAnsi="Times New Roman"/>
                <w:sz w:val="18"/>
              </w:rPr>
            </w:rPrChange>
          </w:rPr>
          <w:t>9</w:t>
        </w:r>
      </w:ins>
      <w:ins w:id="960" w:author="Marcus Fernandes" w:date="2021-07-24T21:46:00Z">
        <w:r w:rsidRPr="00D04C47">
          <w:rPr>
            <w:rFonts w:ascii="Times New Roman" w:hAnsi="Times New Roman"/>
            <w:i/>
            <w:iCs/>
            <w:sz w:val="18"/>
            <w:rPrChange w:id="961" w:author="Marcus Fernandes" w:date="2021-07-24T21:52:00Z">
              <w:rPr>
                <w:i/>
                <w:iCs/>
                <w:color w:val="000000"/>
              </w:rPr>
            </w:rPrChange>
          </w:rPr>
          <w:t xml:space="preserve"> - Segunda parte do fluxo da tela do menu de gerência de relatórios</w:t>
        </w:r>
      </w:ins>
    </w:p>
    <w:p w14:paraId="2AEEDDED" w14:textId="291E1220" w:rsidR="003B0A3B" w:rsidRPr="00847676" w:rsidDel="000A3A08" w:rsidRDefault="004B6D79">
      <w:pPr>
        <w:pStyle w:val="PSDS-CorpodeTexto"/>
        <w:ind w:left="708"/>
        <w:jc w:val="center"/>
        <w:rPr>
          <w:del w:id="962" w:author="Marcus Fernandes" w:date="2021-07-24T21:42:00Z"/>
          <w:rFonts w:ascii="Times New Roman" w:hAnsi="Times New Roman"/>
          <w:color w:val="FF0000"/>
        </w:rPr>
        <w:pPrChange w:id="963" w:author="Marcus Fernandes" w:date="2021-07-24T21:43:00Z">
          <w:pPr>
            <w:pStyle w:val="PSDS-CorpodeTexto"/>
            <w:ind w:left="708"/>
            <w:jc w:val="both"/>
          </w:pPr>
        </w:pPrChange>
      </w:pPr>
      <w:del w:id="964" w:author="Marcus Fernandes" w:date="2021-07-24T21:42:00Z">
        <w:r w:rsidRPr="003B0A3B" w:rsidDel="000A3A08">
          <w:rPr>
            <w:rFonts w:ascii="Times New Roman" w:hAnsi="Times New Roman"/>
            <w:color w:val="0070C0"/>
          </w:rPr>
          <w:delText xml:space="preserve">Quando </w:delText>
        </w:r>
        <w:r w:rsidR="003B0A3B" w:rsidDel="000A3A08">
          <w:rPr>
            <w:rFonts w:ascii="Times New Roman" w:hAnsi="Times New Roman"/>
            <w:color w:val="0070C0"/>
          </w:rPr>
          <w:delText xml:space="preserve">as </w:delText>
        </w:r>
        <w:r w:rsidRPr="003B0A3B" w:rsidDel="000A3A08">
          <w:rPr>
            <w:rFonts w:ascii="Times New Roman" w:hAnsi="Times New Roman"/>
            <w:color w:val="0070C0"/>
          </w:rPr>
          <w:delText>interface</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do sistema </w:delText>
        </w:r>
        <w:r w:rsidR="004D7B0B" w:rsidRPr="003B0A3B" w:rsidDel="000A3A08">
          <w:rPr>
            <w:rFonts w:ascii="Times New Roman" w:hAnsi="Times New Roman"/>
            <w:color w:val="0070C0"/>
          </w:rPr>
          <w:delText>são</w:delText>
        </w:r>
        <w:r w:rsidRPr="003B0A3B" w:rsidDel="000A3A08">
          <w:rPr>
            <w:rFonts w:ascii="Times New Roman" w:hAnsi="Times New Roman"/>
            <w:color w:val="0070C0"/>
          </w:rPr>
          <w:delText xml:space="preserve"> GUI</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 Graphical User Interface</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w:delText>
        </w:r>
        <w:r w:rsidR="00AE71FB" w:rsidDel="000A3A08">
          <w:rPr>
            <w:rFonts w:ascii="Times New Roman" w:hAnsi="Times New Roman"/>
            <w:color w:val="0070C0"/>
          </w:rPr>
          <w:delText xml:space="preserve">atualmente </w:delText>
        </w:r>
        <w:r w:rsidRPr="003B0A3B" w:rsidDel="000A3A08">
          <w:rPr>
            <w:rFonts w:ascii="Times New Roman" w:hAnsi="Times New Roman"/>
            <w:color w:val="0070C0"/>
          </w:rPr>
          <w:delText>é imprescindível apresentar o</w:delText>
        </w:r>
        <w:r w:rsidR="003B0A3B" w:rsidDel="000A3A08">
          <w:rPr>
            <w:rFonts w:ascii="Times New Roman" w:hAnsi="Times New Roman"/>
            <w:color w:val="0070C0"/>
          </w:rPr>
          <w:delText>s</w:delText>
        </w:r>
        <w:r w:rsidRPr="003B0A3B" w:rsidDel="000A3A08">
          <w:rPr>
            <w:rFonts w:ascii="Times New Roman" w:hAnsi="Times New Roman"/>
            <w:color w:val="0070C0"/>
          </w:rPr>
          <w:delText xml:space="preserve"> </w:delText>
        </w:r>
        <w:r w:rsidR="004D7B0B" w:rsidRPr="003B0A3B" w:rsidDel="000A3A08">
          <w:rPr>
            <w:rFonts w:ascii="Times New Roman" w:hAnsi="Times New Roman"/>
            <w:b/>
            <w:i/>
            <w:color w:val="0070C0"/>
          </w:rPr>
          <w:delText>storyboard</w:delText>
        </w:r>
        <w:r w:rsidR="003B0A3B" w:rsidDel="000A3A08">
          <w:rPr>
            <w:rFonts w:ascii="Times New Roman" w:hAnsi="Times New Roman"/>
            <w:b/>
            <w:i/>
            <w:color w:val="0070C0"/>
          </w:rPr>
          <w:delText>s</w:delText>
        </w:r>
        <w:r w:rsidR="003B0A3B" w:rsidRPr="003B0A3B" w:rsidDel="000A3A08">
          <w:rPr>
            <w:rFonts w:ascii="Times New Roman" w:hAnsi="Times New Roman"/>
            <w:color w:val="0070C0"/>
          </w:rPr>
          <w:delText xml:space="preserve"> destas interfaces para capturar os campos (entrada e saída) nelas presentes e o comportamento esperado pelo usuário para a transição entre as diversas interfaces</w:delText>
        </w:r>
        <w:r w:rsidR="003B0A3B" w:rsidDel="000A3A08">
          <w:rPr>
            <w:rFonts w:ascii="Times New Roman" w:hAnsi="Times New Roman"/>
            <w:color w:val="0070C0"/>
          </w:rPr>
          <w:delText xml:space="preserve"> (telas).  </w:delText>
        </w:r>
        <w:r w:rsidR="003B0A3B" w:rsidRPr="00847676" w:rsidDel="000A3A08">
          <w:rPr>
            <w:rFonts w:ascii="Times New Roman" w:hAnsi="Times New Roman"/>
            <w:color w:val="FF0000"/>
          </w:rPr>
          <w:delText xml:space="preserve">A seção 4.1 mostra como a concepção de interfaces era realizadas </w:delText>
        </w:r>
        <w:r w:rsidR="003B0A3B" w:rsidRPr="00847676" w:rsidDel="000A3A08">
          <w:rPr>
            <w:rFonts w:ascii="Times New Roman" w:hAnsi="Times New Roman"/>
            <w:b/>
            <w:color w:val="FF0000"/>
          </w:rPr>
          <w:delText>antigamente</w:delText>
        </w:r>
        <w:r w:rsidR="003B0A3B" w:rsidRPr="00847676" w:rsidDel="000A3A08">
          <w:rPr>
            <w:rFonts w:ascii="Times New Roman" w:hAnsi="Times New Roman"/>
            <w:color w:val="FF0000"/>
          </w:rPr>
          <w:delText xml:space="preserve"> em substituição ao </w:delText>
        </w:r>
        <w:r w:rsidR="003B0A3B" w:rsidRPr="00847676" w:rsidDel="000A3A08">
          <w:rPr>
            <w:rFonts w:ascii="Times New Roman" w:hAnsi="Times New Roman"/>
            <w:b/>
            <w:i/>
            <w:color w:val="FF0000"/>
          </w:rPr>
          <w:delText>storyboad</w:delText>
        </w:r>
        <w:r w:rsidR="003B0A3B" w:rsidRPr="00847676" w:rsidDel="000A3A08">
          <w:rPr>
            <w:rFonts w:ascii="Times New Roman" w:hAnsi="Times New Roman"/>
            <w:color w:val="FF0000"/>
          </w:rPr>
          <w:delText>. As seções 4.2 e 4.3 oferecem exemplos de especifica</w:delText>
        </w:r>
        <w:r w:rsidR="00AB357E" w:rsidRPr="00847676" w:rsidDel="000A3A08">
          <w:rPr>
            <w:rFonts w:ascii="Times New Roman" w:hAnsi="Times New Roman"/>
            <w:color w:val="FF0000"/>
          </w:rPr>
          <w:delText>ções</w:delText>
        </w:r>
        <w:r w:rsidR="003B0A3B" w:rsidRPr="00847676" w:rsidDel="000A3A08">
          <w:rPr>
            <w:rFonts w:ascii="Times New Roman" w:hAnsi="Times New Roman"/>
            <w:color w:val="FF0000"/>
          </w:rPr>
          <w:delText xml:space="preserve"> de interfaces </w:delText>
        </w:r>
        <w:r w:rsidR="00AB357E" w:rsidRPr="00847676" w:rsidDel="000A3A08">
          <w:rPr>
            <w:rFonts w:ascii="Times New Roman" w:hAnsi="Times New Roman"/>
            <w:color w:val="FF0000"/>
          </w:rPr>
          <w:delText>de hardware e software, ilustrando como dever realizadas caso um projeto as demande.</w:delText>
        </w:r>
      </w:del>
    </w:p>
    <w:p w14:paraId="28C49029" w14:textId="38B94829" w:rsidR="00AA4ACD" w:rsidRPr="003B0A3B" w:rsidDel="00D04C47" w:rsidRDefault="003B0A3B">
      <w:pPr>
        <w:pStyle w:val="PSDS-CorpodeTexto"/>
        <w:ind w:left="708"/>
        <w:jc w:val="center"/>
        <w:rPr>
          <w:del w:id="965" w:author="Marcus Fernandes" w:date="2021-07-24T21:53:00Z"/>
          <w:rFonts w:ascii="Times New Roman" w:hAnsi="Times New Roman"/>
          <w:color w:val="0070C0"/>
        </w:rPr>
        <w:pPrChange w:id="966" w:author="Marcus Fernandes" w:date="2021-07-24T21:43:00Z">
          <w:pPr>
            <w:pStyle w:val="PSDS-CorpodeTexto"/>
            <w:ind w:left="708"/>
            <w:jc w:val="both"/>
          </w:pPr>
        </w:pPrChange>
      </w:pPr>
      <w:del w:id="967" w:author="Marcus Fernandes" w:date="2021-07-24T21:43:00Z">
        <w:r w:rsidRPr="003B0A3B" w:rsidDel="000A3A08">
          <w:rPr>
            <w:rFonts w:ascii="Times New Roman" w:hAnsi="Times New Roman"/>
            <w:color w:val="0070C0"/>
          </w:rPr>
          <w:delText xml:space="preserve">. </w:delText>
        </w:r>
      </w:del>
    </w:p>
    <w:p w14:paraId="17DB3E2D" w14:textId="26AA87A4" w:rsidR="00385404" w:rsidRPr="003B0A3B" w:rsidDel="00D04C47" w:rsidRDefault="00385404" w:rsidP="00385404">
      <w:pPr>
        <w:pStyle w:val="Ttulo2"/>
        <w:rPr>
          <w:del w:id="968" w:author="Marcus Fernandes" w:date="2021-07-24T21:53:00Z"/>
          <w:color w:val="0070C0"/>
        </w:rPr>
      </w:pPr>
      <w:bookmarkStart w:id="969" w:name="_Toc21111868"/>
      <w:del w:id="970" w:author="Marcus Fernandes" w:date="2021-07-24T21:53:00Z">
        <w:r w:rsidRPr="003B0A3B" w:rsidDel="00D04C47">
          <w:rPr>
            <w:color w:val="0070C0"/>
          </w:rPr>
          <w:delText xml:space="preserve">Interfaces de </w:delText>
        </w:r>
        <w:r w:rsidR="0061452B" w:rsidRPr="003B0A3B" w:rsidDel="00D04C47">
          <w:rPr>
            <w:color w:val="0070C0"/>
          </w:rPr>
          <w:delText>U</w:delText>
        </w:r>
        <w:r w:rsidRPr="003B0A3B" w:rsidDel="00D04C47">
          <w:rPr>
            <w:color w:val="0070C0"/>
          </w:rPr>
          <w:delText>suário</w:delText>
        </w:r>
        <w:r w:rsidR="00AE71FB" w:rsidDel="00D04C47">
          <w:rPr>
            <w:color w:val="0070C0"/>
          </w:rPr>
          <w:delText xml:space="preserve"> (GUIs)</w:delText>
        </w:r>
        <w:bookmarkEnd w:id="969"/>
      </w:del>
    </w:p>
    <w:p w14:paraId="50ED108D" w14:textId="772266A8" w:rsidR="00385404" w:rsidRPr="003B0A3B" w:rsidDel="00D04C47" w:rsidRDefault="00385404" w:rsidP="00385404">
      <w:pPr>
        <w:rPr>
          <w:del w:id="971" w:author="Marcus Fernandes" w:date="2021-07-24T21:53:00Z"/>
          <w:color w:val="0070C0"/>
        </w:rPr>
      </w:pPr>
    </w:p>
    <w:p w14:paraId="31A0C0A6" w14:textId="3E6185C4" w:rsidR="00CA3B47" w:rsidRPr="003B0A3B" w:rsidDel="00D04C47" w:rsidRDefault="00143160" w:rsidP="00385404">
      <w:pPr>
        <w:pStyle w:val="PSDS-CorpodeTexto"/>
        <w:ind w:left="708"/>
        <w:jc w:val="both"/>
        <w:rPr>
          <w:del w:id="972" w:author="Marcus Fernandes" w:date="2021-07-24T21:53:00Z"/>
          <w:rFonts w:ascii="Times New Roman" w:hAnsi="Times New Roman"/>
          <w:color w:val="0070C0"/>
        </w:rPr>
      </w:pPr>
      <w:del w:id="973" w:author="Marcus Fernandes" w:date="2021-07-24T21:53:00Z">
        <w:r w:rsidRPr="003B0A3B" w:rsidDel="00D04C47">
          <w:rPr>
            <w:rFonts w:ascii="Times New Roman" w:hAnsi="Times New Roman"/>
            <w:color w:val="0070C0"/>
          </w:rPr>
          <w:delText>Enumera-se em uma tabela as interfa</w:delText>
        </w:r>
        <w:r w:rsidR="004836A6" w:rsidRPr="003B0A3B" w:rsidDel="00D04C47">
          <w:rPr>
            <w:rFonts w:ascii="Times New Roman" w:hAnsi="Times New Roman"/>
            <w:color w:val="0070C0"/>
          </w:rPr>
          <w:delText>c</w:delText>
        </w:r>
        <w:r w:rsidRPr="003B0A3B" w:rsidDel="00D04C47">
          <w:rPr>
            <w:rFonts w:ascii="Times New Roman" w:hAnsi="Times New Roman"/>
            <w:color w:val="0070C0"/>
          </w:rPr>
          <w:delText xml:space="preserve">es </w:delText>
        </w:r>
        <w:r w:rsidR="004836A6" w:rsidRPr="003B0A3B" w:rsidDel="00D04C47">
          <w:rPr>
            <w:rFonts w:ascii="Times New Roman" w:hAnsi="Times New Roman"/>
            <w:color w:val="0070C0"/>
          </w:rPr>
          <w:delText>c</w:delText>
        </w:r>
        <w:r w:rsidRPr="003B0A3B" w:rsidDel="00D04C47">
          <w:rPr>
            <w:rFonts w:ascii="Times New Roman" w:hAnsi="Times New Roman"/>
            <w:color w:val="0070C0"/>
          </w:rPr>
          <w:delText>om o usuário e os atores que a elas terão a</w:delText>
        </w:r>
        <w:r w:rsidR="004836A6" w:rsidRPr="003B0A3B" w:rsidDel="00D04C47">
          <w:rPr>
            <w:rFonts w:ascii="Times New Roman" w:hAnsi="Times New Roman"/>
            <w:color w:val="0070C0"/>
          </w:rPr>
          <w:delText>c</w:delText>
        </w:r>
        <w:r w:rsidR="00C466BE" w:rsidRPr="003B0A3B" w:rsidDel="00D04C47">
          <w:rPr>
            <w:rFonts w:ascii="Times New Roman" w:hAnsi="Times New Roman"/>
            <w:color w:val="0070C0"/>
          </w:rPr>
          <w:delText xml:space="preserve">esso. Todas as </w:delText>
        </w:r>
        <w:r w:rsidR="003B0A3B" w:rsidRPr="003B0A3B" w:rsidDel="00D04C47">
          <w:rPr>
            <w:rFonts w:ascii="Times New Roman" w:hAnsi="Times New Roman"/>
            <w:color w:val="0070C0"/>
          </w:rPr>
          <w:delText>interfaces</w:delText>
        </w:r>
        <w:r w:rsidR="00C466BE" w:rsidRPr="003B0A3B" w:rsidDel="00D04C47">
          <w:rPr>
            <w:rFonts w:ascii="Times New Roman" w:hAnsi="Times New Roman"/>
            <w:color w:val="0070C0"/>
          </w:rPr>
          <w:delText xml:space="preserve"> devem ser brevemente descritas.</w:delText>
        </w:r>
      </w:del>
    </w:p>
    <w:p w14:paraId="7F0B6875" w14:textId="3E5595E2" w:rsidR="006A7856" w:rsidDel="00D04C47" w:rsidRDefault="006A7856" w:rsidP="00385404">
      <w:pPr>
        <w:pStyle w:val="PSDS-CorpodeTexto"/>
        <w:ind w:left="708"/>
        <w:jc w:val="both"/>
        <w:rPr>
          <w:del w:id="974" w:author="Marcus Fernandes" w:date="2021-07-24T21:53:00Z"/>
          <w:rFonts w:ascii="Times New Roman" w:hAnsi="Times New Roman"/>
        </w:rPr>
      </w:pPr>
    </w:p>
    <w:p w14:paraId="73B34DA2" w14:textId="7463C53B" w:rsidR="00E71B39" w:rsidDel="00D04C47" w:rsidRDefault="00E71B39" w:rsidP="00DB0881">
      <w:pPr>
        <w:pStyle w:val="PSDS-CorpodeTexto"/>
        <w:jc w:val="both"/>
        <w:rPr>
          <w:del w:id="975" w:author="Marcus Fernandes" w:date="2021-07-24T21:53:00Z"/>
          <w:rFonts w:ascii="Times New Roman" w:hAnsi="Times New Roman"/>
        </w:rPr>
      </w:pPr>
    </w:p>
    <w:p w14:paraId="40B626E1" w14:textId="3292693D" w:rsidR="00E71B39" w:rsidDel="00D04C47" w:rsidRDefault="00E71B39" w:rsidP="00385404">
      <w:pPr>
        <w:pStyle w:val="PSDS-CorpodeTexto"/>
        <w:ind w:left="708"/>
        <w:jc w:val="both"/>
        <w:rPr>
          <w:del w:id="976" w:author="Marcus Fernandes" w:date="2021-07-24T21:53:00Z"/>
          <w:rFonts w:ascii="Times New Roman" w:hAnsi="Times New Roman"/>
        </w:rPr>
      </w:pPr>
    </w:p>
    <w:p w14:paraId="26FE564A" w14:textId="25C83198" w:rsidR="00E71B39" w:rsidRPr="00565CD0" w:rsidDel="00D04C47" w:rsidRDefault="00E71B39" w:rsidP="00E71B39">
      <w:pPr>
        <w:pStyle w:val="Legenda"/>
        <w:keepNext/>
        <w:jc w:val="center"/>
        <w:rPr>
          <w:del w:id="977" w:author="Marcus Fernandes" w:date="2021-07-24T21:53:00Z"/>
          <w:rFonts w:ascii="Times New Roman" w:hAnsi="Times New Roman"/>
          <w:color w:val="0070C0"/>
        </w:rPr>
      </w:pPr>
      <w:del w:id="978" w:author="Marcus Fernandes" w:date="2021-07-24T21:53:00Z">
        <w:r w:rsidRPr="00565CD0" w:rsidDel="00D04C47">
          <w:rPr>
            <w:rFonts w:ascii="Times New Roman" w:hAnsi="Times New Roman"/>
            <w:color w:val="0070C0"/>
          </w:rPr>
          <w:delText xml:space="preserve">Tabela </w:delText>
        </w:r>
        <w:r w:rsidR="00143160" w:rsidDel="00D04C47">
          <w:rPr>
            <w:rFonts w:ascii="Times New Roman" w:hAnsi="Times New Roman"/>
            <w:color w:val="0070C0"/>
          </w:rPr>
          <w:delText>4</w:delText>
        </w:r>
        <w:r w:rsidRPr="00565CD0" w:rsidDel="00D04C47">
          <w:rPr>
            <w:rFonts w:ascii="Times New Roman" w:hAnsi="Times New Roman"/>
            <w:color w:val="0070C0"/>
          </w:rPr>
          <w:delText xml:space="preserve">: Lista de </w:delText>
        </w:r>
        <w:r w:rsidDel="00D04C47">
          <w:rPr>
            <w:rFonts w:ascii="Times New Roman" w:hAnsi="Times New Roman"/>
            <w:color w:val="0070C0"/>
          </w:rPr>
          <w:delText>Interfa</w:delText>
        </w:r>
        <w:r w:rsidRPr="002018F1" w:rsidDel="00D04C47">
          <w:rPr>
            <w:rFonts w:ascii="Times New Roman" w:hAnsi="Times New Roman"/>
            <w:color w:val="0070C0"/>
          </w:rPr>
          <w:delText>c</w:delText>
        </w:r>
        <w:r w:rsidDel="00D04C47">
          <w:rPr>
            <w:rFonts w:ascii="Times New Roman" w:hAnsi="Times New Roman"/>
            <w:color w:val="0070C0"/>
          </w:rPr>
          <w:delText>es</w:delText>
        </w:r>
        <w:r w:rsidR="00BD0A57" w:rsidDel="00D04C47">
          <w:rPr>
            <w:rFonts w:ascii="Times New Roman" w:hAnsi="Times New Roman"/>
            <w:color w:val="0070C0"/>
          </w:rPr>
          <w:delText xml:space="preserve"> de</w:delText>
        </w:r>
        <w:r w:rsidR="00BD0A57" w:rsidRPr="00BD0A57" w:rsidDel="00D04C47">
          <w:rPr>
            <w:rFonts w:ascii="Times New Roman" w:hAnsi="Times New Roman"/>
            <w:color w:val="0070C0"/>
          </w:rPr>
          <w:delText xml:space="preserve"> Usuário</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0"/>
        <w:gridCol w:w="1461"/>
        <w:gridCol w:w="1636"/>
        <w:gridCol w:w="2421"/>
        <w:gridCol w:w="2872"/>
      </w:tblGrid>
      <w:tr w:rsidR="0020541D" w:rsidRPr="00565CD0" w:rsidDel="00D04C47" w14:paraId="222C6A6B" w14:textId="4DAED3AB" w:rsidTr="0020541D">
        <w:trPr>
          <w:tblHeader/>
          <w:jc w:val="center"/>
          <w:del w:id="979" w:author="Marcus Fernandes" w:date="2021-07-24T21:53:00Z"/>
        </w:trPr>
        <w:tc>
          <w:tcPr>
            <w:tcW w:w="977" w:type="dxa"/>
            <w:shd w:val="clear" w:color="auto" w:fill="003366"/>
            <w:vAlign w:val="center"/>
          </w:tcPr>
          <w:p w14:paraId="0641127A" w14:textId="7BE4BA86" w:rsidR="0020541D" w:rsidRPr="00565CD0" w:rsidDel="00D04C47" w:rsidRDefault="0020541D" w:rsidP="00F577F7">
            <w:pPr>
              <w:jc w:val="center"/>
              <w:rPr>
                <w:del w:id="980" w:author="Marcus Fernandes" w:date="2021-07-24T21:53:00Z"/>
                <w:b/>
                <w:color w:val="FFFFFF"/>
              </w:rPr>
            </w:pPr>
            <w:del w:id="981" w:author="Marcus Fernandes" w:date="2021-07-24T21:53:00Z">
              <w:r w:rsidRPr="00565CD0" w:rsidDel="00D04C47">
                <w:rPr>
                  <w:b/>
                  <w:color w:val="FFFFFF"/>
                </w:rPr>
                <w:delText>N</w:delText>
              </w:r>
              <w:r w:rsidDel="00D04C47">
                <w:rPr>
                  <w:b/>
                  <w:color w:val="FFFFFF"/>
                </w:rPr>
                <w:delText>úmero</w:delText>
              </w:r>
            </w:del>
          </w:p>
        </w:tc>
        <w:tc>
          <w:tcPr>
            <w:tcW w:w="1517" w:type="dxa"/>
            <w:shd w:val="clear" w:color="auto" w:fill="003366"/>
            <w:vAlign w:val="center"/>
          </w:tcPr>
          <w:p w14:paraId="096E91A3" w14:textId="46E276FE" w:rsidR="0020541D" w:rsidRPr="00E71B39" w:rsidDel="00D04C47" w:rsidRDefault="0020541D" w:rsidP="00F577F7">
            <w:pPr>
              <w:jc w:val="center"/>
              <w:rPr>
                <w:del w:id="982" w:author="Marcus Fernandes" w:date="2021-07-24T21:53:00Z"/>
                <w:b/>
              </w:rPr>
            </w:pPr>
            <w:del w:id="983" w:author="Marcus Fernandes" w:date="2021-07-24T21:53:00Z">
              <w:r w:rsidRPr="00E71B39" w:rsidDel="00D04C47">
                <w:rPr>
                  <w:b/>
                </w:rPr>
                <w:delText>Interface</w:delText>
              </w:r>
            </w:del>
          </w:p>
        </w:tc>
        <w:tc>
          <w:tcPr>
            <w:tcW w:w="1666" w:type="dxa"/>
            <w:shd w:val="clear" w:color="auto" w:fill="003366"/>
          </w:tcPr>
          <w:p w14:paraId="71D5E058" w14:textId="6DD9F679" w:rsidR="0020541D" w:rsidDel="00D04C47" w:rsidRDefault="0020541D" w:rsidP="00F577F7">
            <w:pPr>
              <w:jc w:val="center"/>
              <w:rPr>
                <w:del w:id="984" w:author="Marcus Fernandes" w:date="2021-07-24T21:53:00Z"/>
                <w:b/>
                <w:color w:val="FFFFFF"/>
              </w:rPr>
            </w:pPr>
            <w:del w:id="985" w:author="Marcus Fernandes" w:date="2021-07-24T21:53:00Z">
              <w:r w:rsidDel="00D04C47">
                <w:rPr>
                  <w:b/>
                  <w:color w:val="FFFFFF"/>
                </w:rPr>
                <w:delText>Atores</w:delText>
              </w:r>
            </w:del>
          </w:p>
        </w:tc>
        <w:tc>
          <w:tcPr>
            <w:tcW w:w="2566" w:type="dxa"/>
            <w:shd w:val="clear" w:color="auto" w:fill="003366"/>
          </w:tcPr>
          <w:p w14:paraId="350C90C5" w14:textId="42839E09" w:rsidR="0020541D" w:rsidRPr="0020541D" w:rsidDel="00D04C47" w:rsidRDefault="0020541D" w:rsidP="00F577F7">
            <w:pPr>
              <w:jc w:val="center"/>
              <w:rPr>
                <w:del w:id="986" w:author="Marcus Fernandes" w:date="2021-07-24T21:53:00Z"/>
                <w:b/>
                <w:color w:val="FFFFFF"/>
              </w:rPr>
            </w:pPr>
            <w:del w:id="987" w:author="Marcus Fernandes" w:date="2021-07-24T21:53:00Z">
              <w:r w:rsidRPr="0020541D" w:rsidDel="00D04C47">
                <w:rPr>
                  <w:b/>
                </w:rPr>
                <w:delText>Caso</w:delText>
              </w:r>
              <w:r w:rsidDel="00D04C47">
                <w:rPr>
                  <w:b/>
                </w:rPr>
                <w:delText>s</w:delText>
              </w:r>
              <w:r w:rsidRPr="0020541D" w:rsidDel="00D04C47">
                <w:rPr>
                  <w:b/>
                </w:rPr>
                <w:delText xml:space="preserve"> de Uso</w:delText>
              </w:r>
            </w:del>
          </w:p>
        </w:tc>
        <w:tc>
          <w:tcPr>
            <w:tcW w:w="3068" w:type="dxa"/>
            <w:shd w:val="clear" w:color="auto" w:fill="003366"/>
            <w:vAlign w:val="center"/>
          </w:tcPr>
          <w:p w14:paraId="3E1AB8B2" w14:textId="650A0D58" w:rsidR="0020541D" w:rsidRPr="00565CD0" w:rsidDel="00D04C47" w:rsidRDefault="0020541D" w:rsidP="00F577F7">
            <w:pPr>
              <w:jc w:val="center"/>
              <w:rPr>
                <w:del w:id="988" w:author="Marcus Fernandes" w:date="2021-07-24T21:53:00Z"/>
                <w:b/>
                <w:color w:val="FFFFFF"/>
              </w:rPr>
            </w:pPr>
            <w:del w:id="989"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541FD54B" w14:textId="623D8838" w:rsidTr="0020541D">
        <w:trPr>
          <w:cantSplit/>
          <w:jc w:val="center"/>
          <w:del w:id="990" w:author="Marcus Fernandes" w:date="2021-07-24T21:53:00Z"/>
        </w:trPr>
        <w:tc>
          <w:tcPr>
            <w:tcW w:w="977" w:type="dxa"/>
            <w:vAlign w:val="center"/>
          </w:tcPr>
          <w:p w14:paraId="1CFB57FA" w14:textId="293265CD" w:rsidR="0020541D" w:rsidRPr="00046A21" w:rsidDel="00D04C47" w:rsidRDefault="0020541D" w:rsidP="00F577F7">
            <w:pPr>
              <w:pStyle w:val="NormalPeq"/>
              <w:jc w:val="left"/>
              <w:rPr>
                <w:del w:id="991" w:author="Marcus Fernandes" w:date="2021-07-24T21:53:00Z"/>
                <w:rFonts w:ascii="Times New Roman" w:hAnsi="Times New Roman"/>
                <w:sz w:val="20"/>
                <w:szCs w:val="20"/>
              </w:rPr>
            </w:pPr>
            <w:del w:id="992" w:author="Marcus Fernandes" w:date="2021-07-24T21:53:00Z">
              <w:r w:rsidRPr="00046A21" w:rsidDel="00D04C47">
                <w:rPr>
                  <w:rFonts w:ascii="Times New Roman" w:hAnsi="Times New Roman"/>
                  <w:sz w:val="20"/>
                  <w:szCs w:val="20"/>
                </w:rPr>
                <w:delText>1</w:delText>
              </w:r>
            </w:del>
          </w:p>
        </w:tc>
        <w:tc>
          <w:tcPr>
            <w:tcW w:w="1517" w:type="dxa"/>
            <w:vAlign w:val="center"/>
          </w:tcPr>
          <w:p w14:paraId="716AC1C6" w14:textId="16F42137" w:rsidR="0020541D" w:rsidRPr="00046A21" w:rsidDel="00D04C47" w:rsidRDefault="0020541D" w:rsidP="00F577F7">
            <w:pPr>
              <w:pStyle w:val="NormalPeq"/>
              <w:jc w:val="left"/>
              <w:rPr>
                <w:del w:id="993" w:author="Marcus Fernandes" w:date="2021-07-24T21:53:00Z"/>
                <w:rFonts w:ascii="Times New Roman" w:hAnsi="Times New Roman"/>
                <w:color w:val="0070C0"/>
                <w:sz w:val="20"/>
                <w:szCs w:val="20"/>
              </w:rPr>
            </w:pPr>
            <w:del w:id="994" w:author="Marcus Fernandes" w:date="2021-07-24T21:53:00Z">
              <w:r w:rsidDel="00D04C47">
                <w:rPr>
                  <w:rFonts w:ascii="Times New Roman" w:hAnsi="Times New Roman"/>
                  <w:color w:val="0070C0"/>
                  <w:sz w:val="20"/>
                  <w:szCs w:val="20"/>
                </w:rPr>
                <w:delText>Janela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ipal</w:delText>
              </w:r>
            </w:del>
          </w:p>
        </w:tc>
        <w:tc>
          <w:tcPr>
            <w:tcW w:w="1666" w:type="dxa"/>
          </w:tcPr>
          <w:p w14:paraId="2798AC5D" w14:textId="3444E932" w:rsidR="0020541D" w:rsidDel="00D04C47" w:rsidRDefault="0020541D" w:rsidP="00F577F7">
            <w:pPr>
              <w:pStyle w:val="NormalPeq"/>
              <w:jc w:val="left"/>
              <w:rPr>
                <w:del w:id="995" w:author="Marcus Fernandes" w:date="2021-07-24T21:53:00Z"/>
                <w:rFonts w:ascii="Times New Roman" w:hAnsi="Times New Roman"/>
                <w:color w:val="0070C0"/>
                <w:sz w:val="20"/>
                <w:szCs w:val="20"/>
              </w:rPr>
            </w:pPr>
            <w:del w:id="996"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omum. </w:delText>
              </w:r>
            </w:del>
          </w:p>
        </w:tc>
        <w:tc>
          <w:tcPr>
            <w:tcW w:w="2566" w:type="dxa"/>
          </w:tcPr>
          <w:p w14:paraId="271920C3" w14:textId="1F2520A1" w:rsidR="0020541D" w:rsidDel="00D04C47" w:rsidRDefault="003B0A3B" w:rsidP="00143160">
            <w:pPr>
              <w:pStyle w:val="NormalPeq"/>
              <w:jc w:val="left"/>
              <w:rPr>
                <w:del w:id="997" w:author="Marcus Fernandes" w:date="2021-07-24T21:53:00Z"/>
                <w:rFonts w:ascii="Times New Roman" w:hAnsi="Times New Roman"/>
                <w:color w:val="0070C0"/>
                <w:sz w:val="20"/>
                <w:szCs w:val="20"/>
              </w:rPr>
            </w:pPr>
            <w:del w:id="998" w:author="Marcus Fernandes" w:date="2021-07-24T21:53:00Z">
              <w:r w:rsidDel="00D04C47">
                <w:rPr>
                  <w:rFonts w:ascii="Times New Roman" w:hAnsi="Times New Roman"/>
                  <w:color w:val="0070C0"/>
                  <w:sz w:val="20"/>
                  <w:szCs w:val="20"/>
                </w:rPr>
                <w:delText>Visualiza</w:delText>
              </w:r>
              <w:r w:rsidRPr="00CA3B47" w:rsidDel="00D04C47">
                <w:rPr>
                  <w:rFonts w:ascii="Times New Roman" w:hAnsi="Times New Roman"/>
                  <w:color w:val="0070C0"/>
                </w:rPr>
                <w:delText>ç</w:delText>
              </w:r>
              <w:r w:rsidDel="00D04C47">
                <w:rPr>
                  <w:rFonts w:ascii="Times New Roman" w:hAnsi="Times New Roman"/>
                  <w:color w:val="0070C0"/>
                </w:rPr>
                <w:delText>ão</w:delText>
              </w:r>
              <w:r w:rsidR="0020541D" w:rsidDel="00D04C47">
                <w:rPr>
                  <w:rFonts w:ascii="Times New Roman" w:hAnsi="Times New Roman"/>
                  <w:color w:val="0070C0"/>
                </w:rPr>
                <w:delText xml:space="preserve"> de Mapa </w:delText>
              </w:r>
              <w:r w:rsidDel="00D04C47">
                <w:rPr>
                  <w:rFonts w:ascii="Times New Roman" w:hAnsi="Times New Roman"/>
                  <w:color w:val="0070C0"/>
                </w:rPr>
                <w:delText>Topográfi</w:delText>
              </w:r>
              <w:r w:rsidRPr="00CA3B47" w:rsidDel="00D04C47">
                <w:rPr>
                  <w:rFonts w:ascii="Times New Roman" w:hAnsi="Times New Roman"/>
                  <w:color w:val="0070C0"/>
                </w:rPr>
                <w:delText>c</w:delText>
              </w:r>
              <w:r w:rsidDel="00D04C47">
                <w:rPr>
                  <w:rFonts w:ascii="Times New Roman" w:hAnsi="Times New Roman"/>
                  <w:color w:val="0070C0"/>
                </w:rPr>
                <w:delText>o</w:delText>
              </w:r>
              <w:r w:rsidR="0020541D" w:rsidDel="00D04C47">
                <w:rPr>
                  <w:rFonts w:ascii="Times New Roman" w:hAnsi="Times New Roman"/>
                  <w:color w:val="0070C0"/>
                </w:rPr>
                <w:delText xml:space="preserve">. </w:delText>
              </w:r>
            </w:del>
          </w:p>
        </w:tc>
        <w:tc>
          <w:tcPr>
            <w:tcW w:w="3068" w:type="dxa"/>
            <w:vAlign w:val="center"/>
          </w:tcPr>
          <w:p w14:paraId="0A0A9C6E" w14:textId="14CB9C72" w:rsidR="0020541D" w:rsidRPr="00565CD0" w:rsidDel="00D04C47" w:rsidRDefault="0020541D" w:rsidP="00143160">
            <w:pPr>
              <w:pStyle w:val="NormalPeq"/>
              <w:jc w:val="left"/>
              <w:rPr>
                <w:del w:id="999" w:author="Marcus Fernandes" w:date="2021-07-24T21:53:00Z"/>
                <w:rFonts w:ascii="Times New Roman" w:hAnsi="Times New Roman"/>
                <w:color w:val="0070C0"/>
                <w:sz w:val="20"/>
                <w:szCs w:val="20"/>
              </w:rPr>
            </w:pPr>
            <w:del w:id="1000" w:author="Marcus Fernandes" w:date="2021-07-24T21:53:00Z">
              <w:r w:rsidDel="00D04C47">
                <w:rPr>
                  <w:rFonts w:ascii="Times New Roman" w:hAnsi="Times New Roman"/>
                  <w:color w:val="0070C0"/>
                  <w:sz w:val="20"/>
                  <w:szCs w:val="20"/>
                </w:rPr>
                <w:delText>Janela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ipal do sistema, onde o menu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ipal e os mapas </w:delText>
              </w:r>
              <w:r w:rsidR="003B0A3B" w:rsidDel="00D04C47">
                <w:rPr>
                  <w:rFonts w:ascii="Times New Roman" w:hAnsi="Times New Roman"/>
                  <w:color w:val="0070C0"/>
                  <w:sz w:val="20"/>
                  <w:szCs w:val="20"/>
                </w:rPr>
                <w:delText>topográfi</w:delText>
              </w:r>
              <w:r w:rsidR="003B0A3B" w:rsidRPr="00565CD0" w:rsidDel="00D04C47">
                <w:rPr>
                  <w:rFonts w:ascii="Times New Roman" w:hAnsi="Times New Roman"/>
                  <w:color w:val="0070C0"/>
                  <w:sz w:val="20"/>
                  <w:szCs w:val="20"/>
                </w:rPr>
                <w:delText>c</w:delText>
              </w:r>
              <w:r w:rsidR="003B0A3B" w:rsidDel="00D04C47">
                <w:rPr>
                  <w:rFonts w:ascii="Times New Roman" w:hAnsi="Times New Roman"/>
                  <w:color w:val="0070C0"/>
                  <w:sz w:val="20"/>
                  <w:szCs w:val="20"/>
                </w:rPr>
                <w:delText>os</w:delText>
              </w:r>
              <w:r w:rsidDel="00D04C47">
                <w:rPr>
                  <w:rFonts w:ascii="Times New Roman" w:hAnsi="Times New Roman"/>
                  <w:color w:val="0070C0"/>
                  <w:sz w:val="20"/>
                  <w:szCs w:val="20"/>
                </w:rPr>
                <w:delText xml:space="preserve"> serão apresentados</w:delText>
              </w:r>
            </w:del>
          </w:p>
        </w:tc>
      </w:tr>
      <w:tr w:rsidR="0020541D" w:rsidRPr="00582089" w:rsidDel="00D04C47" w14:paraId="76549D2B" w14:textId="2093359C" w:rsidTr="0020541D">
        <w:trPr>
          <w:cantSplit/>
          <w:jc w:val="center"/>
          <w:del w:id="1001" w:author="Marcus Fernandes" w:date="2021-07-24T21:53:00Z"/>
        </w:trPr>
        <w:tc>
          <w:tcPr>
            <w:tcW w:w="977" w:type="dxa"/>
            <w:vAlign w:val="center"/>
          </w:tcPr>
          <w:p w14:paraId="644673F6" w14:textId="24745FAF" w:rsidR="0020541D" w:rsidRPr="00046A21" w:rsidDel="00D04C47" w:rsidRDefault="0020541D" w:rsidP="00F577F7">
            <w:pPr>
              <w:pStyle w:val="NormalPeq"/>
              <w:jc w:val="left"/>
              <w:rPr>
                <w:del w:id="1002" w:author="Marcus Fernandes" w:date="2021-07-24T21:53:00Z"/>
                <w:rFonts w:ascii="Times New Roman" w:hAnsi="Times New Roman"/>
                <w:sz w:val="20"/>
                <w:szCs w:val="20"/>
              </w:rPr>
            </w:pPr>
            <w:del w:id="1003" w:author="Marcus Fernandes" w:date="2021-07-24T21:53:00Z">
              <w:r w:rsidRPr="00046A21" w:rsidDel="00D04C47">
                <w:rPr>
                  <w:rFonts w:ascii="Times New Roman" w:hAnsi="Times New Roman"/>
                  <w:sz w:val="20"/>
                  <w:szCs w:val="20"/>
                </w:rPr>
                <w:delText>2</w:delText>
              </w:r>
            </w:del>
          </w:p>
        </w:tc>
        <w:tc>
          <w:tcPr>
            <w:tcW w:w="1517" w:type="dxa"/>
            <w:vAlign w:val="center"/>
          </w:tcPr>
          <w:p w14:paraId="7DDB9CC6" w14:textId="2B76AA91" w:rsidR="0020541D" w:rsidRPr="00565CD0" w:rsidDel="00D04C47" w:rsidRDefault="0020541D" w:rsidP="00F577F7">
            <w:pPr>
              <w:pStyle w:val="NormalPeq"/>
              <w:jc w:val="left"/>
              <w:rPr>
                <w:del w:id="1004" w:author="Marcus Fernandes" w:date="2021-07-24T21:53:00Z"/>
                <w:rFonts w:ascii="Times New Roman" w:hAnsi="Times New Roman"/>
                <w:color w:val="0070C0"/>
                <w:sz w:val="20"/>
                <w:szCs w:val="20"/>
              </w:rPr>
            </w:pPr>
            <w:del w:id="1005" w:author="Marcus Fernandes" w:date="2021-07-24T21:53:00Z">
              <w:r w:rsidDel="00D04C47">
                <w:rPr>
                  <w:rFonts w:ascii="Times New Roman" w:hAnsi="Times New Roman"/>
                  <w:color w:val="0070C0"/>
                  <w:sz w:val="20"/>
                  <w:szCs w:val="20"/>
                </w:rPr>
                <w:delText xml:space="preserve">Janela de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adastro de Usuários</w:delText>
              </w:r>
            </w:del>
          </w:p>
        </w:tc>
        <w:tc>
          <w:tcPr>
            <w:tcW w:w="1666" w:type="dxa"/>
          </w:tcPr>
          <w:p w14:paraId="6D1A5429" w14:textId="269B8290" w:rsidR="0020541D" w:rsidDel="00D04C47" w:rsidRDefault="0020541D" w:rsidP="00143160">
            <w:pPr>
              <w:pStyle w:val="NormalPeq"/>
              <w:jc w:val="left"/>
              <w:rPr>
                <w:del w:id="1006" w:author="Marcus Fernandes" w:date="2021-07-24T21:53:00Z"/>
                <w:rFonts w:ascii="Times New Roman" w:hAnsi="Times New Roman"/>
                <w:color w:val="0070C0"/>
                <w:sz w:val="20"/>
                <w:szCs w:val="20"/>
              </w:rPr>
            </w:pPr>
            <w:del w:id="1007" w:author="Marcus Fernandes" w:date="2021-07-24T21:53:00Z">
              <w:r w:rsidDel="00D04C47">
                <w:rPr>
                  <w:rFonts w:ascii="Times New Roman" w:hAnsi="Times New Roman"/>
                  <w:color w:val="0070C0"/>
                  <w:sz w:val="20"/>
                  <w:szCs w:val="20"/>
                </w:rPr>
                <w:delText>Administrador</w:delText>
              </w:r>
            </w:del>
          </w:p>
        </w:tc>
        <w:tc>
          <w:tcPr>
            <w:tcW w:w="2566" w:type="dxa"/>
          </w:tcPr>
          <w:p w14:paraId="261B8908" w14:textId="2BB134B4" w:rsidR="0020541D" w:rsidDel="00D04C47" w:rsidRDefault="0020541D" w:rsidP="00F577F7">
            <w:pPr>
              <w:pStyle w:val="NormalPeq"/>
              <w:jc w:val="left"/>
              <w:rPr>
                <w:del w:id="1008" w:author="Marcus Fernandes" w:date="2021-07-24T21:53:00Z"/>
                <w:rFonts w:ascii="Times New Roman" w:hAnsi="Times New Roman"/>
                <w:color w:val="0070C0"/>
                <w:sz w:val="20"/>
                <w:szCs w:val="20"/>
              </w:rPr>
            </w:pPr>
            <w:del w:id="1009" w:author="Marcus Fernandes" w:date="2021-07-24T21:53:00Z">
              <w:r w:rsidDel="00D04C47">
                <w:rPr>
                  <w:rFonts w:ascii="Times New Roman" w:hAnsi="Times New Roman"/>
                  <w:color w:val="0070C0"/>
                  <w:sz w:val="20"/>
                  <w:szCs w:val="20"/>
                </w:rPr>
                <w:delText>Gerên</w:delText>
              </w:r>
              <w:r w:rsidRPr="00CA3B47" w:rsidDel="00D04C47">
                <w:rPr>
                  <w:rFonts w:ascii="Times New Roman" w:hAnsi="Times New Roman"/>
                  <w:color w:val="0070C0"/>
                </w:rPr>
                <w:delText>c</w:delText>
              </w:r>
              <w:r w:rsidDel="00D04C47">
                <w:rPr>
                  <w:rFonts w:ascii="Times New Roman" w:hAnsi="Times New Roman"/>
                  <w:color w:val="0070C0"/>
                </w:rPr>
                <w:delText>ia de Usuários</w:delText>
              </w:r>
            </w:del>
          </w:p>
        </w:tc>
        <w:tc>
          <w:tcPr>
            <w:tcW w:w="3068" w:type="dxa"/>
            <w:vAlign w:val="center"/>
          </w:tcPr>
          <w:p w14:paraId="0964AD2F" w14:textId="554704E2" w:rsidR="0020541D" w:rsidRPr="00565CD0" w:rsidDel="00D04C47" w:rsidRDefault="0020541D" w:rsidP="00F577F7">
            <w:pPr>
              <w:pStyle w:val="NormalPeq"/>
              <w:jc w:val="left"/>
              <w:rPr>
                <w:del w:id="1010" w:author="Marcus Fernandes" w:date="2021-07-24T21:53:00Z"/>
                <w:rFonts w:ascii="Times New Roman" w:hAnsi="Times New Roman"/>
                <w:color w:val="0070C0"/>
                <w:sz w:val="20"/>
                <w:szCs w:val="20"/>
              </w:rPr>
            </w:pPr>
            <w:del w:id="1011" w:author="Marcus Fernandes" w:date="2021-07-24T21:53:00Z">
              <w:r w:rsidDel="00D04C47">
                <w:rPr>
                  <w:rFonts w:ascii="Times New Roman" w:hAnsi="Times New Roman"/>
                  <w:color w:val="0070C0"/>
                  <w:sz w:val="20"/>
                  <w:szCs w:val="20"/>
                </w:rPr>
                <w:delText xml:space="preserve">Usuário sem </w:delText>
              </w:r>
              <w:r w:rsidR="003B0A3B" w:rsidDel="00D04C47">
                <w:rPr>
                  <w:rFonts w:ascii="Times New Roman" w:hAnsi="Times New Roman"/>
                  <w:color w:val="0070C0"/>
                  <w:sz w:val="20"/>
                  <w:szCs w:val="20"/>
                </w:rPr>
                <w:delText>privilégios</w:delText>
              </w:r>
              <w:r w:rsidDel="00D04C47">
                <w:rPr>
                  <w:rFonts w:ascii="Times New Roman" w:hAnsi="Times New Roman"/>
                  <w:color w:val="0070C0"/>
                  <w:sz w:val="20"/>
                  <w:szCs w:val="20"/>
                </w:rPr>
                <w:delText xml:space="preserve">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pode somente re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uperar mapas 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no sistema</w:delText>
              </w:r>
            </w:del>
          </w:p>
        </w:tc>
      </w:tr>
      <w:tr w:rsidR="0020541D" w:rsidRPr="00565CD0" w:rsidDel="00D04C47" w14:paraId="232E87F8" w14:textId="54F84A41" w:rsidTr="0020541D">
        <w:trPr>
          <w:cantSplit/>
          <w:jc w:val="center"/>
          <w:del w:id="1012" w:author="Marcus Fernandes" w:date="2021-07-24T21:53:00Z"/>
        </w:trPr>
        <w:tc>
          <w:tcPr>
            <w:tcW w:w="977" w:type="dxa"/>
            <w:vAlign w:val="center"/>
          </w:tcPr>
          <w:p w14:paraId="271E6432" w14:textId="201D55FF" w:rsidR="0020541D" w:rsidRPr="00046A21" w:rsidDel="00D04C47" w:rsidRDefault="0020541D" w:rsidP="00F577F7">
            <w:pPr>
              <w:pStyle w:val="NormalPeq"/>
              <w:jc w:val="left"/>
              <w:rPr>
                <w:del w:id="1013" w:author="Marcus Fernandes" w:date="2021-07-24T21:53:00Z"/>
                <w:rFonts w:ascii="Times New Roman" w:hAnsi="Times New Roman"/>
                <w:sz w:val="20"/>
                <w:szCs w:val="20"/>
              </w:rPr>
            </w:pPr>
            <w:del w:id="1014" w:author="Marcus Fernandes" w:date="2021-07-24T21:53:00Z">
              <w:r w:rsidRPr="00046A21" w:rsidDel="00D04C47">
                <w:rPr>
                  <w:rFonts w:ascii="Times New Roman" w:hAnsi="Times New Roman"/>
                  <w:sz w:val="20"/>
                  <w:szCs w:val="20"/>
                </w:rPr>
                <w:delText>3</w:delText>
              </w:r>
            </w:del>
          </w:p>
        </w:tc>
        <w:tc>
          <w:tcPr>
            <w:tcW w:w="1517" w:type="dxa"/>
            <w:vAlign w:val="center"/>
          </w:tcPr>
          <w:p w14:paraId="53F6A974" w14:textId="2078C977" w:rsidR="0020541D" w:rsidRPr="00565CD0" w:rsidDel="00D04C47" w:rsidRDefault="0020541D" w:rsidP="00F577F7">
            <w:pPr>
              <w:pStyle w:val="NormalPeq"/>
              <w:jc w:val="left"/>
              <w:rPr>
                <w:del w:id="1015" w:author="Marcus Fernandes" w:date="2021-07-24T21:53:00Z"/>
                <w:rFonts w:ascii="Times New Roman" w:hAnsi="Times New Roman"/>
                <w:color w:val="0070C0"/>
                <w:sz w:val="20"/>
                <w:szCs w:val="20"/>
              </w:rPr>
            </w:pPr>
          </w:p>
        </w:tc>
        <w:tc>
          <w:tcPr>
            <w:tcW w:w="1666" w:type="dxa"/>
          </w:tcPr>
          <w:p w14:paraId="38CFB86F" w14:textId="54D5AC0D" w:rsidR="0020541D" w:rsidRPr="00565CD0" w:rsidDel="00D04C47" w:rsidRDefault="0020541D" w:rsidP="00F577F7">
            <w:pPr>
              <w:pStyle w:val="NormalPeq"/>
              <w:jc w:val="left"/>
              <w:rPr>
                <w:del w:id="1016" w:author="Marcus Fernandes" w:date="2021-07-24T21:53:00Z"/>
                <w:rFonts w:ascii="Times New Roman" w:hAnsi="Times New Roman"/>
                <w:color w:val="0070C0"/>
                <w:sz w:val="20"/>
                <w:szCs w:val="20"/>
              </w:rPr>
            </w:pPr>
          </w:p>
        </w:tc>
        <w:tc>
          <w:tcPr>
            <w:tcW w:w="2566" w:type="dxa"/>
          </w:tcPr>
          <w:p w14:paraId="13E34661" w14:textId="2436560D" w:rsidR="0020541D" w:rsidRPr="00565CD0" w:rsidDel="00D04C47" w:rsidRDefault="0020541D" w:rsidP="00F577F7">
            <w:pPr>
              <w:pStyle w:val="NormalPeq"/>
              <w:jc w:val="left"/>
              <w:rPr>
                <w:del w:id="1017" w:author="Marcus Fernandes" w:date="2021-07-24T21:53:00Z"/>
                <w:rFonts w:ascii="Times New Roman" w:hAnsi="Times New Roman"/>
                <w:color w:val="0070C0"/>
                <w:sz w:val="20"/>
                <w:szCs w:val="20"/>
              </w:rPr>
            </w:pPr>
          </w:p>
        </w:tc>
        <w:tc>
          <w:tcPr>
            <w:tcW w:w="3068" w:type="dxa"/>
            <w:vAlign w:val="center"/>
          </w:tcPr>
          <w:p w14:paraId="110FB8BB" w14:textId="538FF6B4" w:rsidR="0020541D" w:rsidRPr="00565CD0" w:rsidDel="00D04C47" w:rsidRDefault="0020541D" w:rsidP="00F577F7">
            <w:pPr>
              <w:pStyle w:val="NormalPeq"/>
              <w:jc w:val="left"/>
              <w:rPr>
                <w:del w:id="1018" w:author="Marcus Fernandes" w:date="2021-07-24T21:53:00Z"/>
                <w:rFonts w:ascii="Times New Roman" w:hAnsi="Times New Roman"/>
                <w:color w:val="0070C0"/>
                <w:sz w:val="20"/>
                <w:szCs w:val="20"/>
              </w:rPr>
            </w:pPr>
          </w:p>
        </w:tc>
      </w:tr>
    </w:tbl>
    <w:p w14:paraId="4B230B1C" w14:textId="54458AE9" w:rsidR="00143160" w:rsidDel="00D04C47" w:rsidRDefault="00143160" w:rsidP="00BD0A57">
      <w:pPr>
        <w:pStyle w:val="PSDS-CorpodeTexto"/>
        <w:jc w:val="both"/>
        <w:rPr>
          <w:del w:id="1019" w:author="Marcus Fernandes" w:date="2021-07-24T21:53:00Z"/>
          <w:rFonts w:ascii="Times New Roman" w:hAnsi="Times New Roman"/>
        </w:rPr>
      </w:pPr>
    </w:p>
    <w:p w14:paraId="1A6E1F18" w14:textId="5A309D16" w:rsidR="00143160" w:rsidDel="00D04C47" w:rsidRDefault="00143160" w:rsidP="00143160">
      <w:pPr>
        <w:pStyle w:val="PSDS-CorpodeTexto"/>
        <w:ind w:left="708"/>
        <w:jc w:val="both"/>
        <w:rPr>
          <w:del w:id="1020" w:author="Marcus Fernandes" w:date="2021-07-24T21:53:00Z"/>
          <w:rFonts w:ascii="Times New Roman" w:hAnsi="Times New Roman"/>
        </w:rPr>
      </w:pPr>
      <w:del w:id="1021" w:author="Marcus Fernandes" w:date="2021-07-24T21:53:00Z">
        <w:r w:rsidRPr="00385404" w:rsidDel="00D04C47">
          <w:rPr>
            <w:rFonts w:ascii="Times New Roman" w:hAnsi="Times New Roman"/>
          </w:rPr>
          <w:delText xml:space="preserve">Descreve-se </w:delText>
        </w:r>
        <w:r w:rsidDel="00D04C47">
          <w:rPr>
            <w:rFonts w:ascii="Times New Roman" w:hAnsi="Times New Roman"/>
          </w:rPr>
          <w:delText>então os</w:delText>
        </w:r>
        <w:r w:rsidRPr="00385404" w:rsidDel="00D04C47">
          <w:rPr>
            <w:rFonts w:ascii="Times New Roman" w:hAnsi="Times New Roman"/>
          </w:rPr>
          <w:delText xml:space="preserve"> detalhes de layout </w:delText>
        </w:r>
        <w:r w:rsidDel="00D04C47">
          <w:rPr>
            <w:rFonts w:ascii="Times New Roman" w:hAnsi="Times New Roman"/>
          </w:rPr>
          <w:delText>das interfa</w:delText>
        </w:r>
        <w:r w:rsidRPr="00385404" w:rsidDel="00D04C47">
          <w:rPr>
            <w:rFonts w:ascii="Times New Roman" w:hAnsi="Times New Roman"/>
          </w:rPr>
          <w:delText>c</w:delText>
        </w:r>
        <w:r w:rsidDel="00D04C47">
          <w:rPr>
            <w:rFonts w:ascii="Times New Roman" w:hAnsi="Times New Roman"/>
          </w:rPr>
          <w:delText xml:space="preserve">es </w:delText>
        </w:r>
        <w:r w:rsidRPr="00385404" w:rsidDel="00D04C47">
          <w:rPr>
            <w:rFonts w:ascii="Times New Roman" w:hAnsi="Times New Roman"/>
          </w:rPr>
          <w:delText>c</w:delText>
        </w:r>
        <w:r w:rsidDel="00D04C47">
          <w:rPr>
            <w:rFonts w:ascii="Times New Roman" w:hAnsi="Times New Roman"/>
          </w:rPr>
          <w:delText>om o usuário do sistema.</w:delText>
        </w:r>
      </w:del>
    </w:p>
    <w:p w14:paraId="0DABA11B" w14:textId="160739EC" w:rsidR="00CA3B47" w:rsidRPr="00143160" w:rsidDel="00D04C47" w:rsidRDefault="00CA3B47" w:rsidP="00385404">
      <w:pPr>
        <w:pStyle w:val="PSDS-CorpodeTexto"/>
        <w:ind w:left="708"/>
        <w:jc w:val="both"/>
        <w:rPr>
          <w:del w:id="1022" w:author="Marcus Fernandes" w:date="2021-07-24T21:53:00Z"/>
          <w:rFonts w:ascii="Times New Roman" w:hAnsi="Times New Roman"/>
          <w:b/>
        </w:rPr>
      </w:pPr>
    </w:p>
    <w:p w14:paraId="0C5043EE" w14:textId="1243C33E" w:rsidR="00385404" w:rsidDel="00D04C47" w:rsidRDefault="00143160" w:rsidP="00385404">
      <w:pPr>
        <w:pStyle w:val="PSDS-CorpodeTexto"/>
        <w:ind w:left="708"/>
        <w:jc w:val="both"/>
        <w:rPr>
          <w:del w:id="1023" w:author="Marcus Fernandes" w:date="2021-07-24T21:53:00Z"/>
          <w:rFonts w:ascii="Times New Roman" w:hAnsi="Times New Roman"/>
          <w:color w:val="0070C0"/>
        </w:rPr>
      </w:pPr>
      <w:del w:id="1024" w:author="Marcus Fernandes" w:date="2021-07-24T21:53:00Z">
        <w:r w:rsidDel="00D04C47">
          <w:rPr>
            <w:rFonts w:ascii="Times New Roman" w:hAnsi="Times New Roman"/>
            <w:color w:val="0070C0"/>
          </w:rPr>
          <w:delText>P</w:delText>
        </w:r>
        <w:r w:rsidR="00E71B39" w:rsidDel="00D04C47">
          <w:rPr>
            <w:rFonts w:ascii="Times New Roman" w:hAnsi="Times New Roman"/>
            <w:color w:val="0070C0"/>
          </w:rPr>
          <w:delText xml:space="preserve">ara </w:delText>
        </w:r>
        <w:r w:rsidR="00CA3B47" w:rsidRPr="00CA3B47" w:rsidDel="00D04C47">
          <w:rPr>
            <w:rFonts w:ascii="Times New Roman" w:hAnsi="Times New Roman"/>
            <w:color w:val="0070C0"/>
          </w:rPr>
          <w:delText>cad</w:delText>
        </w:r>
        <w:r w:rsidR="00385404" w:rsidRPr="00CA3B47" w:rsidDel="00D04C47">
          <w:rPr>
            <w:rFonts w:ascii="Times New Roman" w:hAnsi="Times New Roman"/>
            <w:color w:val="0070C0"/>
          </w:rPr>
          <w:delText xml:space="preserve">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 xml:space="preserve">e </w:delText>
        </w:r>
        <w:r w:rsidR="00F577F7" w:rsidRPr="00CA3B47" w:rsidDel="00D04C47">
          <w:rPr>
            <w:rFonts w:ascii="Times New Roman" w:hAnsi="Times New Roman"/>
            <w:color w:val="0070C0"/>
          </w:rPr>
          <w:delText>c</w:delText>
        </w:r>
        <w:r w:rsidR="00F577F7" w:rsidDel="00D04C47">
          <w:rPr>
            <w:rFonts w:ascii="Times New Roman" w:hAnsi="Times New Roman"/>
            <w:color w:val="0070C0"/>
          </w:rPr>
          <w:delText xml:space="preserve">om o usuário </w:delText>
        </w:r>
        <w:r w:rsidDel="00D04C47">
          <w:rPr>
            <w:rFonts w:ascii="Times New Roman" w:hAnsi="Times New Roman"/>
            <w:color w:val="0070C0"/>
          </w:rPr>
          <w:delText xml:space="preserve">(tela, </w:delText>
        </w:r>
        <w:r w:rsidR="00CA3B47" w:rsidRPr="00CA3B47" w:rsidDel="00D04C47">
          <w:rPr>
            <w:rFonts w:ascii="Times New Roman" w:hAnsi="Times New Roman"/>
            <w:color w:val="0070C0"/>
          </w:rPr>
          <w:delText>janela</w:delText>
        </w:r>
        <w:r w:rsidDel="00D04C47">
          <w:rPr>
            <w:rFonts w:ascii="Times New Roman" w:hAnsi="Times New Roman"/>
            <w:color w:val="0070C0"/>
          </w:rPr>
          <w:delText xml:space="preserve"> ou </w:delText>
        </w:r>
        <w:r w:rsidRPr="00CA3B47" w:rsidDel="00D04C47">
          <w:rPr>
            <w:rFonts w:ascii="Times New Roman" w:hAnsi="Times New Roman"/>
            <w:color w:val="0070C0"/>
          </w:rPr>
          <w:delText>c</w:delText>
        </w:r>
        <w:r w:rsidDel="00D04C47">
          <w:rPr>
            <w:rFonts w:ascii="Times New Roman" w:hAnsi="Times New Roman"/>
            <w:color w:val="0070C0"/>
          </w:rPr>
          <w:delText xml:space="preserve">aixa de </w:delText>
        </w:r>
        <w:r w:rsidR="00AB357E" w:rsidDel="00D04C47">
          <w:rPr>
            <w:rFonts w:ascii="Times New Roman" w:hAnsi="Times New Roman"/>
            <w:color w:val="0070C0"/>
          </w:rPr>
          <w:delText>diálogo</w:delText>
        </w:r>
        <w:r w:rsidDel="00D04C47">
          <w:rPr>
            <w:rFonts w:ascii="Times New Roman" w:hAnsi="Times New Roman"/>
            <w:color w:val="0070C0"/>
          </w:rPr>
          <w:delText xml:space="preserve">) é </w:delText>
        </w:r>
        <w:r w:rsidR="00AB357E" w:rsidDel="00D04C47">
          <w:rPr>
            <w:rFonts w:ascii="Times New Roman" w:hAnsi="Times New Roman"/>
            <w:color w:val="0070C0"/>
          </w:rPr>
          <w:delText>ne</w:delText>
        </w:r>
        <w:r w:rsidR="00AB357E" w:rsidRPr="00CA3B47" w:rsidDel="00D04C47">
          <w:rPr>
            <w:rFonts w:ascii="Times New Roman" w:hAnsi="Times New Roman"/>
            <w:color w:val="0070C0"/>
          </w:rPr>
          <w:delText>c</w:delText>
        </w:r>
        <w:r w:rsidR="00AB357E" w:rsidDel="00D04C47">
          <w:rPr>
            <w:rFonts w:ascii="Times New Roman" w:hAnsi="Times New Roman"/>
            <w:color w:val="0070C0"/>
          </w:rPr>
          <w:delText>essário</w:delText>
        </w:r>
        <w:r w:rsidDel="00D04C47">
          <w:rPr>
            <w:rFonts w:ascii="Times New Roman" w:hAnsi="Times New Roman"/>
            <w:color w:val="0070C0"/>
          </w:rPr>
          <w:delText xml:space="preserve"> des</w:delText>
        </w:r>
        <w:r w:rsidRPr="00CA3B47" w:rsidDel="00D04C47">
          <w:rPr>
            <w:rFonts w:ascii="Times New Roman" w:hAnsi="Times New Roman"/>
            <w:color w:val="0070C0"/>
          </w:rPr>
          <w:delText>c</w:delText>
        </w:r>
        <w:r w:rsidDel="00D04C47">
          <w:rPr>
            <w:rFonts w:ascii="Times New Roman" w:hAnsi="Times New Roman"/>
            <w:color w:val="0070C0"/>
          </w:rPr>
          <w:delText xml:space="preserve">rever os </w:delText>
        </w:r>
        <w:r w:rsidR="00C5210B" w:rsidRPr="00CA3B47" w:rsidDel="00D04C47">
          <w:rPr>
            <w:rFonts w:ascii="Times New Roman" w:hAnsi="Times New Roman"/>
            <w:color w:val="0070C0"/>
          </w:rPr>
          <w:delText xml:space="preserve">campos </w:delText>
        </w:r>
        <w:r w:rsidDel="00D04C47">
          <w:rPr>
            <w:rFonts w:ascii="Times New Roman" w:hAnsi="Times New Roman"/>
            <w:color w:val="0070C0"/>
          </w:rPr>
          <w:delText xml:space="preserve">nelas </w:delText>
        </w:r>
        <w:r w:rsidR="00C5210B" w:rsidRPr="00CA3B47" w:rsidDel="00D04C47">
          <w:rPr>
            <w:rFonts w:ascii="Times New Roman" w:hAnsi="Times New Roman"/>
            <w:color w:val="0070C0"/>
          </w:rPr>
          <w:delText>presentes</w:delText>
        </w:r>
        <w:r w:rsidDel="00D04C47">
          <w:rPr>
            <w:rFonts w:ascii="Times New Roman" w:hAnsi="Times New Roman"/>
            <w:color w:val="0070C0"/>
          </w:rPr>
          <w:delText xml:space="preserve"> e os</w:delText>
        </w:r>
        <w:r w:rsidR="00385404" w:rsidRPr="00CA3B47" w:rsidDel="00D04C47">
          <w:rPr>
            <w:rFonts w:ascii="Times New Roman" w:hAnsi="Times New Roman"/>
            <w:color w:val="0070C0"/>
          </w:rPr>
          <w:delText xml:space="preserve"> comandos</w:delText>
        </w:r>
        <w:r w:rsidDel="00D04C47">
          <w:rPr>
            <w:rFonts w:ascii="Times New Roman" w:hAnsi="Times New Roman"/>
            <w:color w:val="0070C0"/>
          </w:rPr>
          <w:delText xml:space="preserve"> de a</w:delText>
        </w:r>
        <w:r w:rsidRPr="00CA3B47" w:rsidDel="00D04C47">
          <w:rPr>
            <w:rFonts w:ascii="Times New Roman" w:hAnsi="Times New Roman"/>
            <w:color w:val="0070C0"/>
          </w:rPr>
          <w:delText>c</w:delText>
        </w:r>
        <w:r w:rsidDel="00D04C47">
          <w:rPr>
            <w:rFonts w:ascii="Times New Roman" w:hAnsi="Times New Roman"/>
            <w:color w:val="0070C0"/>
          </w:rPr>
          <w:delText xml:space="preserve">esso, por exemplo, </w:delText>
        </w:r>
        <w:r w:rsidRPr="00CA3B47" w:rsidDel="00D04C47">
          <w:rPr>
            <w:rFonts w:ascii="Times New Roman" w:hAnsi="Times New Roman"/>
            <w:color w:val="0070C0"/>
          </w:rPr>
          <w:delText>c</w:delText>
        </w:r>
        <w:r w:rsidDel="00D04C47">
          <w:rPr>
            <w:rFonts w:ascii="Times New Roman" w:hAnsi="Times New Roman"/>
            <w:color w:val="0070C0"/>
          </w:rPr>
          <w:delText>lique</w:delText>
        </w:r>
        <w:r w:rsidR="00385404" w:rsidRPr="00CA3B47" w:rsidDel="00D04C47">
          <w:rPr>
            <w:rFonts w:ascii="Times New Roman" w:hAnsi="Times New Roman"/>
            <w:color w:val="0070C0"/>
          </w:rPr>
          <w:delText xml:space="preserve"> com mouse</w:delText>
        </w:r>
        <w:r w:rsidR="00C5210B" w:rsidRPr="00CA3B47" w:rsidDel="00D04C47">
          <w:rPr>
            <w:rFonts w:ascii="Times New Roman" w:hAnsi="Times New Roman"/>
            <w:color w:val="0070C0"/>
          </w:rPr>
          <w:delText xml:space="preserve">, </w:delText>
        </w:r>
        <w:r w:rsidDel="00D04C47">
          <w:rPr>
            <w:rFonts w:ascii="Times New Roman" w:hAnsi="Times New Roman"/>
            <w:color w:val="0070C0"/>
          </w:rPr>
          <w:delText xml:space="preserve">botões na </w:delText>
        </w:r>
        <w:r w:rsidR="00C5210B" w:rsidRPr="00CA3B47" w:rsidDel="00D04C47">
          <w:rPr>
            <w:rFonts w:ascii="Times New Roman" w:hAnsi="Times New Roman"/>
            <w:color w:val="0070C0"/>
          </w:rPr>
          <w:delText>barra de ferramentas</w:delText>
        </w:r>
        <w:r w:rsidR="00385404" w:rsidRPr="00CA3B47" w:rsidDel="00D04C47">
          <w:rPr>
            <w:rFonts w:ascii="Times New Roman" w:hAnsi="Times New Roman"/>
            <w:color w:val="0070C0"/>
          </w:rPr>
          <w:delText xml:space="preserve"> e/ou teclas de atalhos.</w:delText>
        </w:r>
      </w:del>
    </w:p>
    <w:p w14:paraId="7E4AC0FF" w14:textId="4CA5CEEE" w:rsidR="00BD0A57" w:rsidDel="00D04C47" w:rsidRDefault="00BD0A57" w:rsidP="00385404">
      <w:pPr>
        <w:pStyle w:val="PSDS-CorpodeTexto"/>
        <w:ind w:left="708"/>
        <w:jc w:val="both"/>
        <w:rPr>
          <w:del w:id="1025" w:author="Marcus Fernandes" w:date="2021-07-24T21:53:00Z"/>
          <w:rFonts w:ascii="Times New Roman" w:hAnsi="Times New Roman"/>
          <w:color w:val="0070C0"/>
        </w:rPr>
      </w:pPr>
    </w:p>
    <w:p w14:paraId="14DAF80A" w14:textId="13A1FFA8" w:rsidR="006F26C5" w:rsidRPr="00940CC2" w:rsidDel="00D04C47" w:rsidRDefault="00143160" w:rsidP="006F26C5">
      <w:pPr>
        <w:pStyle w:val="Ttulo3"/>
        <w:rPr>
          <w:del w:id="1026" w:author="Marcus Fernandes" w:date="2021-07-24T21:53:00Z"/>
          <w:color w:val="0070C0"/>
        </w:rPr>
      </w:pPr>
      <w:bookmarkStart w:id="1027" w:name="_Toc21111869"/>
      <w:del w:id="1028" w:author="Marcus Fernandes" w:date="2021-07-24T21:53:00Z">
        <w:r w:rsidDel="00D04C47">
          <w:rPr>
            <w:color w:val="0070C0"/>
          </w:rPr>
          <w:delText>Janela</w:delText>
        </w:r>
        <w:r w:rsidR="006F26C5" w:rsidRPr="00940CC2" w:rsidDel="00D04C47">
          <w:rPr>
            <w:color w:val="0070C0"/>
          </w:rPr>
          <w:delText xml:space="preserve"> Principal</w:delText>
        </w:r>
        <w:bookmarkEnd w:id="1027"/>
      </w:del>
    </w:p>
    <w:p w14:paraId="2F6A65C9" w14:textId="5D48F05E" w:rsidR="006F26C5" w:rsidRPr="00940CC2" w:rsidDel="00D04C47" w:rsidRDefault="006F26C5" w:rsidP="006F26C5">
      <w:pPr>
        <w:pStyle w:val="Ttulo4"/>
        <w:rPr>
          <w:del w:id="1029" w:author="Marcus Fernandes" w:date="2021-07-24T21:53:00Z"/>
          <w:color w:val="0070C0"/>
        </w:rPr>
      </w:pPr>
      <w:del w:id="1030" w:author="Marcus Fernandes" w:date="2021-07-24T21:53:00Z">
        <w:r w:rsidRPr="00940CC2" w:rsidDel="00D04C47">
          <w:rPr>
            <w:color w:val="0070C0"/>
          </w:rPr>
          <w:delText>Layout</w:delText>
        </w:r>
      </w:del>
    </w:p>
    <w:p w14:paraId="1FCF94CE" w14:textId="1AC9B4A8" w:rsidR="006F26C5" w:rsidRPr="00940CC2" w:rsidDel="00D04C47" w:rsidRDefault="006F26C5" w:rsidP="00940CC2">
      <w:pPr>
        <w:pStyle w:val="PSDS-CorpodeTexto"/>
        <w:ind w:left="708"/>
        <w:jc w:val="both"/>
        <w:rPr>
          <w:del w:id="1031" w:author="Marcus Fernandes" w:date="2021-07-24T21:53:00Z"/>
          <w:rFonts w:ascii="Times New Roman" w:hAnsi="Times New Roman"/>
          <w:color w:val="0070C0"/>
        </w:rPr>
      </w:pPr>
      <w:del w:id="1032" w:author="Marcus Fernandes" w:date="2021-07-24T21:53:00Z">
        <w:r w:rsidRPr="00940CC2" w:rsidDel="00D04C47">
          <w:rPr>
            <w:rFonts w:ascii="Times New Roman" w:hAnsi="Times New Roman"/>
            <w:color w:val="0070C0"/>
          </w:rPr>
          <w:delText xml:space="preserve">O software deverá executar a partir de uma janela do Windows apresentando na área central o mapa </w:delText>
        </w:r>
        <w:r w:rsidR="00AB357E" w:rsidRPr="00940CC2" w:rsidDel="00D04C47">
          <w:rPr>
            <w:rFonts w:ascii="Times New Roman" w:hAnsi="Times New Roman"/>
            <w:color w:val="0070C0"/>
          </w:rPr>
          <w:delText>topográfico</w:delText>
        </w:r>
        <w:r w:rsidRPr="00940CC2" w:rsidDel="00D04C47">
          <w:rPr>
            <w:rFonts w:ascii="Times New Roman" w:hAnsi="Times New Roman"/>
            <w:color w:val="0070C0"/>
          </w:rPr>
          <w:delText xml:space="preserve"> do terreno em questão. Haverá uma barra de ferramentas contendo as funções onde o usuário poderá </w:delText>
        </w:r>
        <w:r w:rsidR="00940CC2" w:rsidRPr="00940CC2" w:rsidDel="00D04C47">
          <w:rPr>
            <w:rFonts w:ascii="Times New Roman" w:hAnsi="Times New Roman"/>
            <w:color w:val="0070C0"/>
          </w:rPr>
          <w:delText>invocar</w:delText>
        </w:r>
        <w:r w:rsidRPr="00940CC2" w:rsidDel="00D04C47">
          <w:rPr>
            <w:rFonts w:ascii="Times New Roman" w:hAnsi="Times New Roman"/>
            <w:color w:val="0070C0"/>
          </w:rPr>
          <w:delText>.</w:delText>
        </w:r>
      </w:del>
    </w:p>
    <w:p w14:paraId="798C72EE" w14:textId="472456F0" w:rsidR="006F26C5" w:rsidRPr="006F26C5" w:rsidDel="00D04C47" w:rsidRDefault="006F26C5" w:rsidP="006F26C5">
      <w:pPr>
        <w:rPr>
          <w:del w:id="1033" w:author="Marcus Fernandes" w:date="2021-07-24T21:53:00Z"/>
        </w:rPr>
      </w:pPr>
    </w:p>
    <w:p w14:paraId="1C221B56" w14:textId="168A120D" w:rsidR="006F26C5" w:rsidRPr="00940CC2" w:rsidDel="00D04C47" w:rsidRDefault="006F26C5" w:rsidP="00940CC2">
      <w:pPr>
        <w:pStyle w:val="Ttulo4"/>
        <w:rPr>
          <w:del w:id="1034" w:author="Marcus Fernandes" w:date="2021-07-24T21:53:00Z"/>
          <w:color w:val="0070C0"/>
        </w:rPr>
      </w:pPr>
      <w:del w:id="1035" w:author="Marcus Fernandes" w:date="2021-07-24T21:53:00Z">
        <w:r w:rsidRPr="00940CC2" w:rsidDel="00D04C47">
          <w:rPr>
            <w:color w:val="0070C0"/>
          </w:rPr>
          <w:delText>Relacionamento com outras interfaces</w:delText>
        </w:r>
      </w:del>
    </w:p>
    <w:p w14:paraId="637F63EB" w14:textId="3E1E67F3" w:rsidR="006F26C5" w:rsidRPr="00940CC2" w:rsidDel="00D04C47" w:rsidRDefault="006F26C5" w:rsidP="00940CC2">
      <w:pPr>
        <w:pStyle w:val="PSDS-CorpodeTexto"/>
        <w:ind w:left="708"/>
        <w:jc w:val="both"/>
        <w:rPr>
          <w:del w:id="1036" w:author="Marcus Fernandes" w:date="2021-07-24T21:53:00Z"/>
          <w:rFonts w:ascii="Times New Roman" w:hAnsi="Times New Roman"/>
          <w:color w:val="0070C0"/>
        </w:rPr>
      </w:pPr>
      <w:del w:id="1037" w:author="Marcus Fernandes" w:date="2021-07-24T21:53:00Z">
        <w:r w:rsidRPr="00940CC2" w:rsidDel="00D04C47">
          <w:rPr>
            <w:rFonts w:ascii="Times New Roman" w:hAnsi="Times New Roman"/>
            <w:color w:val="0070C0"/>
          </w:rPr>
          <w:delText xml:space="preserve">Da interface principal será possível visualizar a interface de cadastro de equipamentos, a interface do painel de controle, a interface do inspetor de objetos e a interface de atualização de </w:delText>
        </w:r>
        <w:r w:rsidR="00940CC2" w:rsidRPr="00940CC2" w:rsidDel="00D04C47">
          <w:rPr>
            <w:rFonts w:ascii="Times New Roman" w:hAnsi="Times New Roman"/>
            <w:color w:val="0070C0"/>
          </w:rPr>
          <w:delText xml:space="preserve">mapas </w:delText>
        </w:r>
        <w:r w:rsidR="00AB357E" w:rsidRPr="00940CC2" w:rsidDel="00D04C47">
          <w:rPr>
            <w:rFonts w:ascii="Times New Roman" w:hAnsi="Times New Roman"/>
            <w:color w:val="0070C0"/>
          </w:rPr>
          <w:delText>topográficos</w:delText>
        </w:r>
        <w:r w:rsidRPr="00940CC2" w:rsidDel="00D04C47">
          <w:rPr>
            <w:rFonts w:ascii="Times New Roman" w:hAnsi="Times New Roman"/>
            <w:color w:val="0070C0"/>
          </w:rPr>
          <w:delText>.</w:delText>
        </w:r>
      </w:del>
    </w:p>
    <w:p w14:paraId="2929189F" w14:textId="2F86B141" w:rsidR="006F26C5" w:rsidRPr="006F26C5" w:rsidDel="00D04C47" w:rsidRDefault="006F26C5" w:rsidP="006F26C5">
      <w:pPr>
        <w:rPr>
          <w:del w:id="1038" w:author="Marcus Fernandes" w:date="2021-07-24T21:53:00Z"/>
        </w:rPr>
      </w:pPr>
    </w:p>
    <w:p w14:paraId="28A254F8" w14:textId="1A148B61" w:rsidR="006F26C5" w:rsidRPr="00940CC2" w:rsidDel="00D04C47" w:rsidRDefault="006F26C5" w:rsidP="006F26C5">
      <w:pPr>
        <w:pStyle w:val="Ttulo4"/>
        <w:rPr>
          <w:del w:id="1039" w:author="Marcus Fernandes" w:date="2021-07-24T21:53:00Z"/>
          <w:color w:val="0070C0"/>
        </w:rPr>
      </w:pPr>
      <w:del w:id="1040" w:author="Marcus Fernandes" w:date="2021-07-24T21:53:00Z">
        <w:r w:rsidRPr="00940CC2" w:rsidDel="00D04C47">
          <w:rPr>
            <w:color w:val="0070C0"/>
          </w:rPr>
          <w:delText>Campos</w:delText>
        </w:r>
      </w:del>
    </w:p>
    <w:p w14:paraId="76A27353" w14:textId="5BC02A1B" w:rsidR="006F26C5" w:rsidRPr="00940CC2" w:rsidDel="00D04C47" w:rsidRDefault="006F26C5" w:rsidP="00940CC2">
      <w:pPr>
        <w:pStyle w:val="PSDS-CorpodeTexto"/>
        <w:ind w:left="708"/>
        <w:jc w:val="both"/>
        <w:rPr>
          <w:del w:id="1041" w:author="Marcus Fernandes" w:date="2021-07-24T21:53:00Z"/>
          <w:rFonts w:ascii="Times New Roman" w:hAnsi="Times New Roman"/>
          <w:color w:val="0070C0"/>
        </w:rPr>
      </w:pPr>
      <w:del w:id="1042" w:author="Marcus Fernandes" w:date="2021-07-24T21:53:00Z">
        <w:r w:rsidRPr="00940CC2" w:rsidDel="00D04C47">
          <w:rPr>
            <w:rFonts w:ascii="Times New Roman" w:hAnsi="Times New Roman"/>
            <w:color w:val="0070C0"/>
          </w:rPr>
          <w:delText>Serão apresentados os seguintes campos:</w:delText>
        </w:r>
      </w:del>
    </w:p>
    <w:p w14:paraId="512F310F" w14:textId="761C22ED" w:rsidR="006F26C5" w:rsidRPr="00940CC2" w:rsidDel="00D04C47" w:rsidRDefault="006F26C5" w:rsidP="006F26C5">
      <w:pPr>
        <w:rPr>
          <w:del w:id="1043" w:author="Marcus Fernandes" w:date="2021-07-24T21:53:00Z"/>
          <w:color w:val="0070C0"/>
        </w:rPr>
      </w:pPr>
    </w:p>
    <w:p w14:paraId="1A79FAAC" w14:textId="0ABB2D2D" w:rsidR="006F26C5" w:rsidRPr="00940CC2" w:rsidDel="00D04C47" w:rsidRDefault="006F26C5" w:rsidP="006F26C5">
      <w:pPr>
        <w:pStyle w:val="Marcadores1"/>
        <w:suppressAutoHyphens w:val="0"/>
        <w:rPr>
          <w:del w:id="1044" w:author="Marcus Fernandes" w:date="2021-07-24T21:53:00Z"/>
          <w:rFonts w:ascii="Times New Roman" w:hAnsi="Times New Roman" w:cs="Times New Roman"/>
          <w:color w:val="0070C0"/>
          <w:sz w:val="20"/>
          <w:szCs w:val="20"/>
        </w:rPr>
      </w:pPr>
      <w:del w:id="1045" w:author="Marcus Fernandes" w:date="2021-07-24T21:53:00Z">
        <w:r w:rsidRPr="00940CC2" w:rsidDel="00D04C47">
          <w:rPr>
            <w:rFonts w:ascii="Times New Roman" w:hAnsi="Times New Roman" w:cs="Times New Roman"/>
            <w:color w:val="0070C0"/>
            <w:sz w:val="20"/>
            <w:szCs w:val="20"/>
          </w:rPr>
          <w:delText>Barra de ferramentas:</w:delText>
        </w:r>
      </w:del>
    </w:p>
    <w:p w14:paraId="54925361" w14:textId="328D5519" w:rsidR="006F26C5" w:rsidRPr="00940CC2" w:rsidDel="00D04C47" w:rsidRDefault="006F26C5" w:rsidP="006F26C5">
      <w:pPr>
        <w:pStyle w:val="Marcadores2"/>
        <w:rPr>
          <w:del w:id="1046" w:author="Marcus Fernandes" w:date="2021-07-24T21:53:00Z"/>
          <w:rFonts w:ascii="Times New Roman" w:hAnsi="Times New Roman" w:cs="Times New Roman"/>
          <w:color w:val="0070C0"/>
          <w:sz w:val="20"/>
          <w:szCs w:val="20"/>
        </w:rPr>
      </w:pPr>
      <w:del w:id="1047" w:author="Marcus Fernandes" w:date="2021-07-24T21:53:00Z">
        <w:r w:rsidRPr="00940CC2" w:rsidDel="00D04C47">
          <w:rPr>
            <w:rFonts w:ascii="Times New Roman" w:hAnsi="Times New Roman" w:cs="Times New Roman"/>
            <w:color w:val="0070C0"/>
            <w:sz w:val="20"/>
            <w:szCs w:val="20"/>
          </w:rPr>
          <w:delText xml:space="preserve">Atualização de terreno – contém lista de </w:delText>
        </w:r>
        <w:r w:rsidR="00940CC2" w:rsidRPr="00940CC2" w:rsidDel="00D04C47">
          <w:rPr>
            <w:rFonts w:ascii="Times New Roman" w:hAnsi="Times New Roman" w:cs="Times New Roman"/>
            <w:color w:val="0070C0"/>
            <w:sz w:val="20"/>
            <w:szCs w:val="20"/>
          </w:rPr>
          <w:delText>mapas topográficos</w:delText>
        </w:r>
        <w:r w:rsidRPr="00940CC2" w:rsidDel="00D04C47">
          <w:rPr>
            <w:rFonts w:ascii="Times New Roman" w:hAnsi="Times New Roman" w:cs="Times New Roman"/>
            <w:color w:val="0070C0"/>
            <w:sz w:val="20"/>
            <w:szCs w:val="20"/>
          </w:rPr>
          <w:delText>;</w:delText>
        </w:r>
      </w:del>
    </w:p>
    <w:p w14:paraId="0C95813D" w14:textId="70029BC6" w:rsidR="006F26C5" w:rsidRPr="00940CC2" w:rsidDel="00D04C47" w:rsidRDefault="006F26C5" w:rsidP="006F26C5">
      <w:pPr>
        <w:pStyle w:val="Marcadores2"/>
        <w:rPr>
          <w:del w:id="1048" w:author="Marcus Fernandes" w:date="2021-07-24T21:53:00Z"/>
          <w:rFonts w:ascii="Times New Roman" w:hAnsi="Times New Roman" w:cs="Times New Roman"/>
          <w:color w:val="0070C0"/>
          <w:sz w:val="20"/>
          <w:szCs w:val="20"/>
        </w:rPr>
      </w:pPr>
      <w:del w:id="1049" w:author="Marcus Fernandes" w:date="2021-07-24T21:53:00Z">
        <w:r w:rsidRPr="00940CC2" w:rsidDel="00D04C47">
          <w:rPr>
            <w:rFonts w:ascii="Times New Roman" w:hAnsi="Times New Roman" w:cs="Times New Roman"/>
            <w:color w:val="0070C0"/>
            <w:sz w:val="20"/>
            <w:szCs w:val="20"/>
          </w:rPr>
          <w:delText>Barra de status – ativa/desativa a exibição da barra de status;</w:delText>
        </w:r>
      </w:del>
    </w:p>
    <w:p w14:paraId="5E8BC232" w14:textId="12398B95" w:rsidR="006F26C5" w:rsidRPr="00940CC2" w:rsidDel="00D04C47" w:rsidRDefault="006F26C5" w:rsidP="006F26C5">
      <w:pPr>
        <w:pStyle w:val="Marcadores2"/>
        <w:rPr>
          <w:del w:id="1050" w:author="Marcus Fernandes" w:date="2021-07-24T21:53:00Z"/>
          <w:rFonts w:ascii="Times New Roman" w:hAnsi="Times New Roman" w:cs="Times New Roman"/>
          <w:color w:val="0070C0"/>
          <w:sz w:val="20"/>
          <w:szCs w:val="20"/>
        </w:rPr>
      </w:pPr>
      <w:del w:id="1051" w:author="Marcus Fernandes" w:date="2021-07-24T21:53:00Z">
        <w:r w:rsidRPr="00940CC2" w:rsidDel="00D04C47">
          <w:rPr>
            <w:rFonts w:ascii="Times New Roman" w:hAnsi="Times New Roman" w:cs="Times New Roman"/>
            <w:color w:val="0070C0"/>
            <w:sz w:val="20"/>
            <w:szCs w:val="20"/>
          </w:rPr>
          <w:delText>Painel de Controle – exibe/oculta a janela com a listagem d</w:delText>
        </w:r>
        <w:r w:rsidR="00940CC2" w:rsidRPr="00940CC2" w:rsidDel="00D04C47">
          <w:rPr>
            <w:rFonts w:ascii="Times New Roman" w:hAnsi="Times New Roman" w:cs="Times New Roman"/>
            <w:color w:val="0070C0"/>
            <w:sz w:val="20"/>
            <w:szCs w:val="20"/>
          </w:rPr>
          <w:delText>e</w:delText>
        </w:r>
        <w:r w:rsidRPr="00940CC2" w:rsidDel="00D04C47">
          <w:rPr>
            <w:rFonts w:ascii="Times New Roman" w:hAnsi="Times New Roman" w:cs="Times New Roman"/>
            <w:color w:val="0070C0"/>
            <w:sz w:val="20"/>
            <w:szCs w:val="20"/>
          </w:rPr>
          <w:delText xml:space="preserve"> equipamentos;</w:delText>
        </w:r>
      </w:del>
    </w:p>
    <w:p w14:paraId="32A5EB7B" w14:textId="28F422A6" w:rsidR="006F26C5" w:rsidRPr="00940CC2" w:rsidDel="00D04C47" w:rsidRDefault="006F26C5" w:rsidP="006F26C5">
      <w:pPr>
        <w:pStyle w:val="Marcadores2"/>
        <w:rPr>
          <w:del w:id="1052" w:author="Marcus Fernandes" w:date="2021-07-24T21:53:00Z"/>
          <w:rFonts w:ascii="Times New Roman" w:hAnsi="Times New Roman" w:cs="Times New Roman"/>
          <w:color w:val="0070C0"/>
          <w:sz w:val="20"/>
          <w:szCs w:val="20"/>
        </w:rPr>
      </w:pPr>
      <w:del w:id="1053" w:author="Marcus Fernandes" w:date="2021-07-24T21:53:00Z">
        <w:r w:rsidRPr="00940CC2" w:rsidDel="00D04C47">
          <w:rPr>
            <w:rFonts w:ascii="Times New Roman" w:hAnsi="Times New Roman" w:cs="Times New Roman"/>
            <w:color w:val="0070C0"/>
            <w:sz w:val="20"/>
            <w:szCs w:val="20"/>
          </w:rPr>
          <w:delText>Inspetor de Objetos – exibe/oculta a janela do inspetor de objetos;</w:delText>
        </w:r>
      </w:del>
    </w:p>
    <w:p w14:paraId="22479611" w14:textId="38E1F4E6" w:rsidR="00940CC2" w:rsidRPr="00940CC2" w:rsidDel="00D04C47" w:rsidRDefault="00940CC2" w:rsidP="00940CC2">
      <w:pPr>
        <w:pStyle w:val="Marcadores2"/>
        <w:numPr>
          <w:ilvl w:val="0"/>
          <w:numId w:val="0"/>
        </w:numPr>
        <w:ind w:left="2268"/>
        <w:rPr>
          <w:del w:id="1054" w:author="Marcus Fernandes" w:date="2021-07-24T21:53:00Z"/>
          <w:rFonts w:ascii="Times New Roman" w:hAnsi="Times New Roman" w:cs="Times New Roman"/>
          <w:color w:val="0070C0"/>
          <w:sz w:val="20"/>
          <w:szCs w:val="20"/>
        </w:rPr>
      </w:pPr>
    </w:p>
    <w:p w14:paraId="2F54CF7C" w14:textId="60B10F73" w:rsidR="006F26C5" w:rsidRPr="00940CC2" w:rsidDel="00D04C47" w:rsidRDefault="006F26C5" w:rsidP="006F26C5">
      <w:pPr>
        <w:pStyle w:val="Marcadores1"/>
        <w:suppressAutoHyphens w:val="0"/>
        <w:rPr>
          <w:del w:id="1055" w:author="Marcus Fernandes" w:date="2021-07-24T21:53:00Z"/>
          <w:rFonts w:ascii="Times New Roman" w:hAnsi="Times New Roman" w:cs="Times New Roman"/>
          <w:color w:val="0070C0"/>
          <w:sz w:val="20"/>
          <w:szCs w:val="20"/>
        </w:rPr>
      </w:pPr>
      <w:del w:id="1056" w:author="Marcus Fernandes" w:date="2021-07-24T21:53:00Z">
        <w:r w:rsidRPr="00940CC2" w:rsidDel="00D04C47">
          <w:rPr>
            <w:rFonts w:ascii="Times New Roman" w:hAnsi="Times New Roman" w:cs="Times New Roman"/>
            <w:color w:val="0070C0"/>
            <w:sz w:val="20"/>
            <w:szCs w:val="20"/>
          </w:rPr>
          <w:delText xml:space="preserve">Área de </w:delText>
        </w:r>
        <w:r w:rsidR="00940CC2" w:rsidRPr="00940CC2" w:rsidDel="00D04C47">
          <w:rPr>
            <w:rFonts w:ascii="Times New Roman" w:hAnsi="Times New Roman" w:cs="Times New Roman"/>
            <w:color w:val="0070C0"/>
            <w:sz w:val="20"/>
            <w:szCs w:val="20"/>
          </w:rPr>
          <w:delText>desenho</w:delText>
        </w:r>
        <w:r w:rsidRPr="00940CC2" w:rsidDel="00D04C47">
          <w:rPr>
            <w:rFonts w:ascii="Times New Roman" w:hAnsi="Times New Roman" w:cs="Times New Roman"/>
            <w:color w:val="0070C0"/>
            <w:sz w:val="20"/>
            <w:szCs w:val="20"/>
          </w:rPr>
          <w:delText xml:space="preserve">: região da tela onde é exibido o mapa </w:delText>
        </w:r>
        <w:r w:rsidR="00940CC2" w:rsidRPr="00940CC2" w:rsidDel="00D04C47">
          <w:rPr>
            <w:rFonts w:ascii="Times New Roman" w:hAnsi="Times New Roman" w:cs="Times New Roman"/>
            <w:color w:val="0070C0"/>
            <w:sz w:val="20"/>
            <w:szCs w:val="20"/>
          </w:rPr>
          <w:delText>topografico do terreno</w:delText>
        </w:r>
        <w:r w:rsidRPr="00940CC2" w:rsidDel="00D04C47">
          <w:rPr>
            <w:rFonts w:ascii="Times New Roman" w:hAnsi="Times New Roman" w:cs="Times New Roman"/>
            <w:color w:val="0070C0"/>
            <w:sz w:val="20"/>
            <w:szCs w:val="20"/>
          </w:rPr>
          <w:delText>;</w:delText>
        </w:r>
      </w:del>
    </w:p>
    <w:p w14:paraId="63A8A28F" w14:textId="58D0B173" w:rsidR="006F26C5" w:rsidRPr="00940CC2" w:rsidDel="00D04C47" w:rsidRDefault="006F26C5" w:rsidP="006F26C5">
      <w:pPr>
        <w:pStyle w:val="Marcadores1"/>
        <w:suppressAutoHyphens w:val="0"/>
        <w:rPr>
          <w:del w:id="1057" w:author="Marcus Fernandes" w:date="2021-07-24T21:53:00Z"/>
          <w:rFonts w:ascii="Times New Roman" w:hAnsi="Times New Roman" w:cs="Times New Roman"/>
          <w:color w:val="0070C0"/>
          <w:sz w:val="20"/>
          <w:szCs w:val="20"/>
        </w:rPr>
      </w:pPr>
      <w:del w:id="1058" w:author="Marcus Fernandes" w:date="2021-07-24T21:53:00Z">
        <w:r w:rsidRPr="00940CC2" w:rsidDel="00D04C47">
          <w:rPr>
            <w:rFonts w:ascii="Times New Roman" w:hAnsi="Times New Roman" w:cs="Times New Roman"/>
            <w:color w:val="0070C0"/>
            <w:sz w:val="20"/>
            <w:szCs w:val="20"/>
          </w:rPr>
          <w:delText xml:space="preserve">Barra de Status: apresenta informações sobre a execução do programa e </w:delText>
        </w:r>
        <w:r w:rsidR="00940CC2" w:rsidRPr="00940CC2" w:rsidDel="00D04C47">
          <w:rPr>
            <w:rFonts w:ascii="Times New Roman" w:hAnsi="Times New Roman" w:cs="Times New Roman"/>
            <w:color w:val="0070C0"/>
            <w:sz w:val="20"/>
            <w:szCs w:val="20"/>
          </w:rPr>
          <w:delText xml:space="preserve">coordenadas de </w:delText>
        </w:r>
        <w:r w:rsidRPr="00940CC2" w:rsidDel="00D04C47">
          <w:rPr>
            <w:rFonts w:ascii="Times New Roman" w:hAnsi="Times New Roman" w:cs="Times New Roman"/>
            <w:color w:val="0070C0"/>
            <w:sz w:val="20"/>
            <w:szCs w:val="20"/>
          </w:rPr>
          <w:delText>pontos indicados no terreno.</w:delText>
        </w:r>
      </w:del>
    </w:p>
    <w:p w14:paraId="577131F9" w14:textId="59347665" w:rsidR="00F577F7" w:rsidRPr="00E43A63" w:rsidDel="00D04C47" w:rsidRDefault="00F577F7">
      <w:pPr>
        <w:widowControl/>
        <w:spacing w:line="240" w:lineRule="auto"/>
        <w:rPr>
          <w:del w:id="1059" w:author="Marcus Fernandes" w:date="2021-07-24T21:53:00Z"/>
          <w:rFonts w:ascii="Arial" w:hAnsi="Arial" w:cs="Arial"/>
          <w:color w:val="0070C0"/>
        </w:rPr>
      </w:pPr>
    </w:p>
    <w:p w14:paraId="2C96F81F" w14:textId="6F43D410" w:rsidR="006F26C5" w:rsidRPr="00CD1BBC" w:rsidDel="00D04C47" w:rsidRDefault="006F26C5" w:rsidP="006F26C5">
      <w:pPr>
        <w:pStyle w:val="Ttulo4"/>
        <w:rPr>
          <w:del w:id="1060" w:author="Marcus Fernandes" w:date="2021-07-24T21:53:00Z"/>
          <w:color w:val="0070C0"/>
        </w:rPr>
      </w:pPr>
      <w:del w:id="1061" w:author="Marcus Fernandes" w:date="2021-07-24T21:53:00Z">
        <w:r w:rsidRPr="00940CC2" w:rsidDel="00D04C47">
          <w:rPr>
            <w:color w:val="0070C0"/>
          </w:rPr>
          <w:delText>Comandos</w:delText>
        </w:r>
      </w:del>
    </w:p>
    <w:p w14:paraId="36B98EDC" w14:textId="3FE62441" w:rsidR="006F26C5" w:rsidRPr="00565CD0" w:rsidDel="00D04C47" w:rsidRDefault="006F26C5" w:rsidP="00565CD0">
      <w:pPr>
        <w:pStyle w:val="PSDS-CorpodeTexto"/>
        <w:ind w:left="708"/>
        <w:jc w:val="both"/>
        <w:rPr>
          <w:del w:id="1062" w:author="Marcus Fernandes" w:date="2021-07-24T21:53:00Z"/>
          <w:rFonts w:ascii="Times New Roman" w:hAnsi="Times New Roman"/>
          <w:color w:val="0070C0"/>
        </w:rPr>
      </w:pPr>
      <w:del w:id="1063" w:author="Marcus Fernandes" w:date="2021-07-24T21:53:00Z">
        <w:r w:rsidRPr="00565CD0" w:rsidDel="00D04C47">
          <w:rPr>
            <w:rFonts w:ascii="Times New Roman" w:hAnsi="Times New Roman"/>
            <w:color w:val="0070C0"/>
          </w:rPr>
          <w:delText xml:space="preserve">A </w:delText>
        </w:r>
        <w:r w:rsidR="009C4FFE" w:rsidDel="00D04C47">
          <w:fldChar w:fldCharType="begin"/>
        </w:r>
        <w:r w:rsidR="009C4FFE" w:rsidDel="00D04C47">
          <w:delInstrText xml:space="preserve"> REF _Ref221440327 \h  \* MERGEFORMAT </w:delInstrText>
        </w:r>
        <w:r w:rsidR="009C4FFE" w:rsidDel="00D04C47">
          <w:fldChar w:fldCharType="separate"/>
        </w:r>
        <w:r w:rsidR="006B2051" w:rsidRPr="00565CD0" w:rsidDel="00D04C47">
          <w:rPr>
            <w:rFonts w:ascii="Times New Roman" w:hAnsi="Times New Roman"/>
            <w:color w:val="0070C0"/>
          </w:rPr>
          <w:delText xml:space="preserve">Tabela </w:delText>
        </w:r>
        <w:r w:rsidR="009C4FFE" w:rsidDel="00D04C47">
          <w:fldChar w:fldCharType="end"/>
        </w:r>
        <w:r w:rsidRPr="00565CD0" w:rsidDel="00D04C47">
          <w:rPr>
            <w:rFonts w:ascii="Times New Roman" w:hAnsi="Times New Roman"/>
            <w:color w:val="0070C0"/>
          </w:rPr>
          <w:delText xml:space="preserve"> apresenta os comandos relacionados com a interface principal do software.</w:delText>
        </w:r>
      </w:del>
    </w:p>
    <w:p w14:paraId="07AA6059" w14:textId="7B099532" w:rsidR="00BD0A57" w:rsidRPr="006F26C5" w:rsidDel="00D04C47" w:rsidRDefault="00BD0A57" w:rsidP="006F26C5">
      <w:pPr>
        <w:rPr>
          <w:del w:id="1064" w:author="Marcus Fernandes" w:date="2021-07-24T21:53:00Z"/>
        </w:rPr>
      </w:pPr>
    </w:p>
    <w:p w14:paraId="2E3EE251" w14:textId="0D59D2E0" w:rsidR="006F26C5" w:rsidRPr="00565CD0" w:rsidDel="00D04C47" w:rsidRDefault="006F26C5" w:rsidP="006F26C5">
      <w:pPr>
        <w:pStyle w:val="Legenda"/>
        <w:keepNext/>
        <w:jc w:val="center"/>
        <w:rPr>
          <w:del w:id="1065" w:author="Marcus Fernandes" w:date="2021-07-24T21:53:00Z"/>
          <w:rFonts w:ascii="Times New Roman" w:hAnsi="Times New Roman"/>
          <w:color w:val="0070C0"/>
        </w:rPr>
      </w:pPr>
      <w:bookmarkStart w:id="1066" w:name="_Ref221440327"/>
      <w:del w:id="1067" w:author="Marcus Fernandes" w:date="2021-07-24T21:53:00Z">
        <w:r w:rsidRPr="00565CD0" w:rsidDel="00D04C47">
          <w:rPr>
            <w:rFonts w:ascii="Times New Roman" w:hAnsi="Times New Roman"/>
            <w:color w:val="0070C0"/>
          </w:rPr>
          <w:delText xml:space="preserve">Tabela </w:delText>
        </w:r>
        <w:bookmarkEnd w:id="1066"/>
        <w:r w:rsidR="00BD0A57" w:rsidDel="00D04C47">
          <w:rPr>
            <w:rFonts w:ascii="Times New Roman" w:hAnsi="Times New Roman"/>
            <w:color w:val="0070C0"/>
          </w:rPr>
          <w:delText>5</w:delText>
        </w:r>
        <w:r w:rsidRPr="00565CD0" w:rsidDel="00D04C47">
          <w:rPr>
            <w:rFonts w:ascii="Times New Roman" w:hAnsi="Times New Roman"/>
            <w:color w:val="0070C0"/>
          </w:rPr>
          <w:delText xml:space="preserve">: Lista de Comandos </w:delText>
        </w:r>
        <w:r w:rsidR="00BD0A57" w:rsidDel="00D04C47">
          <w:rPr>
            <w:rFonts w:ascii="Times New Roman" w:hAnsi="Times New Roman"/>
            <w:color w:val="0070C0"/>
          </w:rPr>
          <w:delText>–</w:delText>
        </w:r>
        <w:r w:rsidRPr="00565CD0" w:rsidDel="00D04C47">
          <w:rPr>
            <w:rFonts w:ascii="Times New Roman" w:hAnsi="Times New Roman"/>
            <w:color w:val="0070C0"/>
          </w:rPr>
          <w:delText xml:space="preserve"> </w:delText>
        </w:r>
        <w:r w:rsidR="00BD0A57" w:rsidDel="00D04C47">
          <w:rPr>
            <w:rFonts w:ascii="Times New Roman" w:hAnsi="Times New Roman"/>
            <w:color w:val="0070C0"/>
          </w:rPr>
          <w:delText>Janela</w:delText>
        </w:r>
        <w:r w:rsidRPr="00565CD0" w:rsidDel="00D04C47">
          <w:rPr>
            <w:rFonts w:ascii="Times New Roman" w:hAnsi="Times New Roman"/>
            <w:color w:val="0070C0"/>
          </w:rPr>
          <w:delText xml:space="preserve"> Principal</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2193"/>
        <w:gridCol w:w="3720"/>
        <w:gridCol w:w="2214"/>
      </w:tblGrid>
      <w:tr w:rsidR="006F26C5" w:rsidRPr="00565CD0" w:rsidDel="00D04C47" w14:paraId="244F58CC" w14:textId="4C4896E7" w:rsidTr="00F02D39">
        <w:trPr>
          <w:tblHeader/>
          <w:jc w:val="center"/>
          <w:del w:id="1068" w:author="Marcus Fernandes" w:date="2021-07-24T21:53:00Z"/>
        </w:trPr>
        <w:tc>
          <w:tcPr>
            <w:tcW w:w="2193" w:type="dxa"/>
            <w:shd w:val="clear" w:color="auto" w:fill="003366"/>
            <w:vAlign w:val="center"/>
          </w:tcPr>
          <w:p w14:paraId="3D7D08CE" w14:textId="524DD6BF" w:rsidR="006F26C5" w:rsidRPr="00565CD0" w:rsidDel="00D04C47" w:rsidRDefault="006F26C5" w:rsidP="00F02D39">
            <w:pPr>
              <w:jc w:val="center"/>
              <w:rPr>
                <w:del w:id="1069" w:author="Marcus Fernandes" w:date="2021-07-24T21:53:00Z"/>
                <w:b/>
                <w:color w:val="FFFFFF"/>
              </w:rPr>
            </w:pPr>
            <w:del w:id="1070" w:author="Marcus Fernandes" w:date="2021-07-24T21:53:00Z">
              <w:r w:rsidRPr="00565CD0" w:rsidDel="00D04C47">
                <w:rPr>
                  <w:b/>
                  <w:color w:val="FFFFFF"/>
                </w:rPr>
                <w:delText>Nome</w:delText>
              </w:r>
            </w:del>
          </w:p>
        </w:tc>
        <w:tc>
          <w:tcPr>
            <w:tcW w:w="3720" w:type="dxa"/>
            <w:shd w:val="clear" w:color="auto" w:fill="003366"/>
            <w:vAlign w:val="center"/>
          </w:tcPr>
          <w:p w14:paraId="00C79657" w14:textId="626DEFC6" w:rsidR="006F26C5" w:rsidRPr="00565CD0" w:rsidDel="00D04C47" w:rsidRDefault="006F26C5" w:rsidP="00F02D39">
            <w:pPr>
              <w:jc w:val="center"/>
              <w:rPr>
                <w:del w:id="1071" w:author="Marcus Fernandes" w:date="2021-07-24T21:53:00Z"/>
                <w:b/>
                <w:color w:val="FFFFFF"/>
              </w:rPr>
            </w:pPr>
            <w:del w:id="1072" w:author="Marcus Fernandes" w:date="2021-07-24T21:53:00Z">
              <w:r w:rsidRPr="00565CD0" w:rsidDel="00D04C47">
                <w:rPr>
                  <w:b/>
                  <w:color w:val="FFFFFF"/>
                </w:rPr>
                <w:delText>Ação</w:delText>
              </w:r>
            </w:del>
          </w:p>
        </w:tc>
        <w:tc>
          <w:tcPr>
            <w:tcW w:w="2214" w:type="dxa"/>
            <w:shd w:val="clear" w:color="auto" w:fill="003366"/>
            <w:vAlign w:val="center"/>
          </w:tcPr>
          <w:p w14:paraId="03DF305F" w14:textId="0E5775A3" w:rsidR="006F26C5" w:rsidRPr="00565CD0" w:rsidDel="00D04C47" w:rsidRDefault="006F26C5" w:rsidP="00F02D39">
            <w:pPr>
              <w:jc w:val="center"/>
              <w:rPr>
                <w:del w:id="1073" w:author="Marcus Fernandes" w:date="2021-07-24T21:53:00Z"/>
                <w:b/>
                <w:color w:val="FFFFFF"/>
              </w:rPr>
            </w:pPr>
            <w:del w:id="1074" w:author="Marcus Fernandes" w:date="2021-07-24T21:53:00Z">
              <w:r w:rsidRPr="00565CD0" w:rsidDel="00D04C47">
                <w:rPr>
                  <w:b/>
                  <w:color w:val="FFFFFF"/>
                </w:rPr>
                <w:delText>Atalho</w:delText>
              </w:r>
            </w:del>
          </w:p>
        </w:tc>
      </w:tr>
      <w:tr w:rsidR="006F26C5" w:rsidRPr="00565CD0" w:rsidDel="00D04C47" w14:paraId="2BEFD216" w14:textId="5657BFE7" w:rsidTr="00F02D39">
        <w:trPr>
          <w:cantSplit/>
          <w:jc w:val="center"/>
          <w:del w:id="1075" w:author="Marcus Fernandes" w:date="2021-07-24T21:53:00Z"/>
        </w:trPr>
        <w:tc>
          <w:tcPr>
            <w:tcW w:w="2193" w:type="dxa"/>
            <w:vAlign w:val="center"/>
          </w:tcPr>
          <w:p w14:paraId="130E567F" w14:textId="6AAE9D97" w:rsidR="006F26C5" w:rsidRPr="00565CD0" w:rsidDel="00D04C47" w:rsidRDefault="006F26C5" w:rsidP="00F02D39">
            <w:pPr>
              <w:pStyle w:val="NormalPeq"/>
              <w:jc w:val="left"/>
              <w:rPr>
                <w:del w:id="1076" w:author="Marcus Fernandes" w:date="2021-07-24T21:53:00Z"/>
                <w:rFonts w:ascii="Times New Roman" w:hAnsi="Times New Roman"/>
                <w:color w:val="0070C0"/>
                <w:sz w:val="20"/>
                <w:szCs w:val="20"/>
              </w:rPr>
            </w:pPr>
            <w:del w:id="1077" w:author="Marcus Fernandes" w:date="2021-07-24T21:53:00Z">
              <w:r w:rsidRPr="00565CD0" w:rsidDel="00D04C47">
                <w:rPr>
                  <w:rFonts w:ascii="Times New Roman" w:hAnsi="Times New Roman"/>
                  <w:color w:val="0070C0"/>
                  <w:sz w:val="20"/>
                  <w:szCs w:val="20"/>
                </w:rPr>
                <w:delText>Atualização de Terreno</w:delText>
              </w:r>
            </w:del>
          </w:p>
        </w:tc>
        <w:tc>
          <w:tcPr>
            <w:tcW w:w="3720" w:type="dxa"/>
            <w:vAlign w:val="center"/>
          </w:tcPr>
          <w:p w14:paraId="28190C29" w14:textId="7097A57A" w:rsidR="006F26C5" w:rsidRPr="00565CD0" w:rsidDel="00D04C47" w:rsidRDefault="006F26C5" w:rsidP="00940CC2">
            <w:pPr>
              <w:pStyle w:val="NormalPeq"/>
              <w:jc w:val="left"/>
              <w:rPr>
                <w:del w:id="1078" w:author="Marcus Fernandes" w:date="2021-07-24T21:53:00Z"/>
                <w:rFonts w:ascii="Times New Roman" w:hAnsi="Times New Roman"/>
                <w:color w:val="0070C0"/>
                <w:sz w:val="20"/>
                <w:szCs w:val="20"/>
              </w:rPr>
            </w:pPr>
            <w:del w:id="1079" w:author="Marcus Fernandes" w:date="2021-07-24T21:53:00Z">
              <w:r w:rsidRPr="00565CD0" w:rsidDel="00D04C47">
                <w:rPr>
                  <w:rFonts w:ascii="Times New Roman" w:hAnsi="Times New Roman"/>
                  <w:color w:val="0070C0"/>
                  <w:sz w:val="20"/>
                  <w:szCs w:val="20"/>
                </w:rPr>
                <w:delText xml:space="preserve">Lista os </w:delText>
              </w:r>
              <w:r w:rsidR="00940CC2" w:rsidRPr="00565CD0" w:rsidDel="00D04C47">
                <w:rPr>
                  <w:rFonts w:ascii="Times New Roman" w:hAnsi="Times New Roman"/>
                  <w:color w:val="0070C0"/>
                  <w:sz w:val="20"/>
                  <w:szCs w:val="20"/>
                </w:rPr>
                <w:delText xml:space="preserve">mapas topográficoes </w:delText>
              </w:r>
              <w:r w:rsidRPr="00565CD0" w:rsidDel="00D04C47">
                <w:rPr>
                  <w:rFonts w:ascii="Times New Roman" w:hAnsi="Times New Roman"/>
                  <w:color w:val="0070C0"/>
                  <w:sz w:val="20"/>
                  <w:szCs w:val="20"/>
                </w:rPr>
                <w:delText xml:space="preserve">disponíveis para que seja escolhido </w:delText>
              </w:r>
              <w:r w:rsidR="00940CC2" w:rsidRPr="00565CD0" w:rsidDel="00D04C47">
                <w:rPr>
                  <w:rFonts w:ascii="Times New Roman" w:hAnsi="Times New Roman"/>
                  <w:color w:val="0070C0"/>
                  <w:sz w:val="20"/>
                  <w:szCs w:val="20"/>
                </w:rPr>
                <w:delText>aquele que ser exibido na área de desenho</w:delText>
              </w:r>
              <w:r w:rsidRPr="00565CD0" w:rsidDel="00D04C47">
                <w:rPr>
                  <w:rFonts w:ascii="Times New Roman" w:hAnsi="Times New Roman"/>
                  <w:color w:val="0070C0"/>
                  <w:sz w:val="20"/>
                  <w:szCs w:val="20"/>
                </w:rPr>
                <w:delText>.</w:delText>
              </w:r>
            </w:del>
          </w:p>
        </w:tc>
        <w:tc>
          <w:tcPr>
            <w:tcW w:w="2214" w:type="dxa"/>
            <w:vAlign w:val="center"/>
          </w:tcPr>
          <w:p w14:paraId="63F43DB2" w14:textId="0E8318B6" w:rsidR="006F26C5" w:rsidRPr="00565CD0" w:rsidDel="00D04C47" w:rsidRDefault="006F26C5" w:rsidP="00F02D39">
            <w:pPr>
              <w:pStyle w:val="NormalPeq"/>
              <w:jc w:val="left"/>
              <w:rPr>
                <w:del w:id="1080" w:author="Marcus Fernandes" w:date="2021-07-24T21:53:00Z"/>
                <w:rFonts w:ascii="Times New Roman" w:hAnsi="Times New Roman"/>
                <w:color w:val="0070C0"/>
                <w:sz w:val="20"/>
                <w:szCs w:val="20"/>
              </w:rPr>
            </w:pPr>
            <w:del w:id="1081" w:author="Marcus Fernandes" w:date="2021-07-24T21:53:00Z">
              <w:r w:rsidRPr="00565CD0" w:rsidDel="00D04C47">
                <w:rPr>
                  <w:rFonts w:ascii="Times New Roman" w:hAnsi="Times New Roman"/>
                  <w:color w:val="0070C0"/>
                  <w:sz w:val="20"/>
                  <w:szCs w:val="20"/>
                </w:rPr>
                <w:delText>Barra de ferramentas</w:delText>
              </w:r>
            </w:del>
          </w:p>
        </w:tc>
      </w:tr>
      <w:tr w:rsidR="006F26C5" w:rsidRPr="00565CD0" w:rsidDel="00D04C47" w14:paraId="6BD9E6E8" w14:textId="17EBECC4" w:rsidTr="00F02D39">
        <w:trPr>
          <w:cantSplit/>
          <w:jc w:val="center"/>
          <w:del w:id="1082" w:author="Marcus Fernandes" w:date="2021-07-24T21:53:00Z"/>
        </w:trPr>
        <w:tc>
          <w:tcPr>
            <w:tcW w:w="2193" w:type="dxa"/>
            <w:vAlign w:val="center"/>
          </w:tcPr>
          <w:p w14:paraId="2A5B4DE4" w14:textId="1DBD3656" w:rsidR="006F26C5" w:rsidRPr="00565CD0" w:rsidDel="00D04C47" w:rsidRDefault="006F26C5" w:rsidP="00F02D39">
            <w:pPr>
              <w:pStyle w:val="NormalPeq"/>
              <w:jc w:val="left"/>
              <w:rPr>
                <w:del w:id="1083" w:author="Marcus Fernandes" w:date="2021-07-24T21:53:00Z"/>
                <w:rFonts w:ascii="Times New Roman" w:hAnsi="Times New Roman"/>
                <w:color w:val="0070C0"/>
                <w:sz w:val="20"/>
                <w:szCs w:val="20"/>
              </w:rPr>
            </w:pPr>
            <w:del w:id="1084" w:author="Marcus Fernandes" w:date="2021-07-24T21:53:00Z">
              <w:r w:rsidRPr="00565CD0" w:rsidDel="00D04C47">
                <w:rPr>
                  <w:rFonts w:ascii="Times New Roman" w:hAnsi="Times New Roman"/>
                  <w:color w:val="0070C0"/>
                  <w:sz w:val="20"/>
                  <w:szCs w:val="20"/>
                </w:rPr>
                <w:delText>Exibição da Barra de Status</w:delText>
              </w:r>
            </w:del>
          </w:p>
        </w:tc>
        <w:tc>
          <w:tcPr>
            <w:tcW w:w="3720" w:type="dxa"/>
            <w:vAlign w:val="center"/>
          </w:tcPr>
          <w:p w14:paraId="0BC7EAA4" w14:textId="6E8A6688" w:rsidR="006F26C5" w:rsidRPr="00565CD0" w:rsidDel="00D04C47" w:rsidRDefault="006A7856" w:rsidP="006A7856">
            <w:pPr>
              <w:pStyle w:val="NormalPeq"/>
              <w:jc w:val="left"/>
              <w:rPr>
                <w:del w:id="1085" w:author="Marcus Fernandes" w:date="2021-07-24T21:53:00Z"/>
                <w:rFonts w:ascii="Times New Roman" w:hAnsi="Times New Roman"/>
                <w:color w:val="0070C0"/>
                <w:sz w:val="20"/>
                <w:szCs w:val="20"/>
              </w:rPr>
            </w:pPr>
            <w:del w:id="1086" w:author="Marcus Fernandes" w:date="2021-07-24T21:53:00Z">
              <w:r w:rsidDel="00D04C47">
                <w:rPr>
                  <w:rFonts w:ascii="Times New Roman" w:hAnsi="Times New Roman"/>
                  <w:color w:val="0070C0"/>
                  <w:sz w:val="20"/>
                  <w:szCs w:val="20"/>
                </w:rPr>
                <w:delText>Exibe ou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onde</w:delText>
              </w:r>
              <w:r w:rsidR="006F26C5" w:rsidRPr="00565CD0" w:rsidDel="00D04C47">
                <w:rPr>
                  <w:rFonts w:ascii="Times New Roman" w:hAnsi="Times New Roman"/>
                  <w:color w:val="0070C0"/>
                  <w:sz w:val="20"/>
                  <w:szCs w:val="20"/>
                </w:rPr>
                <w:delText xml:space="preserve"> ou </w:delText>
              </w:r>
              <w:r w:rsidDel="00D04C47">
                <w:rPr>
                  <w:rFonts w:ascii="Times New Roman" w:hAnsi="Times New Roman"/>
                  <w:color w:val="0070C0"/>
                  <w:sz w:val="20"/>
                  <w:szCs w:val="20"/>
                </w:rPr>
                <w:delText>a</w:delText>
              </w:r>
              <w:r w:rsidR="006F26C5" w:rsidRPr="00565CD0" w:rsidDel="00D04C47">
                <w:rPr>
                  <w:rFonts w:ascii="Times New Roman" w:hAnsi="Times New Roman"/>
                  <w:color w:val="0070C0"/>
                  <w:sz w:val="20"/>
                  <w:szCs w:val="20"/>
                </w:rPr>
                <w:delText xml:space="preserve"> barra de status</w:delText>
              </w:r>
              <w:r w:rsidR="00565CD0" w:rsidRPr="00565CD0" w:rsidDel="00D04C47">
                <w:rPr>
                  <w:rFonts w:ascii="Times New Roman" w:hAnsi="Times New Roman"/>
                  <w:color w:val="0070C0"/>
                  <w:sz w:val="20"/>
                  <w:szCs w:val="20"/>
                </w:rPr>
                <w:delText>.</w:delText>
              </w:r>
            </w:del>
          </w:p>
        </w:tc>
        <w:tc>
          <w:tcPr>
            <w:tcW w:w="2214" w:type="dxa"/>
            <w:vAlign w:val="center"/>
          </w:tcPr>
          <w:p w14:paraId="0F813BA5" w14:textId="7A833DEF" w:rsidR="006F26C5" w:rsidRPr="00565CD0" w:rsidDel="00D04C47" w:rsidRDefault="006F26C5" w:rsidP="00F02D39">
            <w:pPr>
              <w:pStyle w:val="NormalPeq"/>
              <w:jc w:val="left"/>
              <w:rPr>
                <w:del w:id="1087" w:author="Marcus Fernandes" w:date="2021-07-24T21:53:00Z"/>
                <w:rFonts w:ascii="Times New Roman" w:hAnsi="Times New Roman"/>
                <w:color w:val="0070C0"/>
                <w:sz w:val="20"/>
                <w:szCs w:val="20"/>
              </w:rPr>
            </w:pPr>
            <w:del w:id="1088" w:author="Marcus Fernandes" w:date="2021-07-24T21:53:00Z">
              <w:r w:rsidRPr="00565CD0" w:rsidDel="00D04C47">
                <w:rPr>
                  <w:rFonts w:ascii="Times New Roman" w:hAnsi="Times New Roman"/>
                  <w:color w:val="0070C0"/>
                  <w:sz w:val="20"/>
                  <w:szCs w:val="20"/>
                </w:rPr>
                <w:delText>Barra de ferramentas</w:delText>
              </w:r>
            </w:del>
          </w:p>
        </w:tc>
      </w:tr>
      <w:tr w:rsidR="00940CC2" w:rsidRPr="00582089" w:rsidDel="00D04C47" w14:paraId="1C42EA7F" w14:textId="0602CC5A" w:rsidTr="00F02D39">
        <w:trPr>
          <w:cantSplit/>
          <w:jc w:val="center"/>
          <w:del w:id="1089" w:author="Marcus Fernandes" w:date="2021-07-24T21:53:00Z"/>
        </w:trPr>
        <w:tc>
          <w:tcPr>
            <w:tcW w:w="2193" w:type="dxa"/>
            <w:vAlign w:val="center"/>
          </w:tcPr>
          <w:p w14:paraId="217C3471" w14:textId="25ACF5A1" w:rsidR="00940CC2" w:rsidRPr="00565CD0" w:rsidDel="00D04C47" w:rsidRDefault="00940CC2" w:rsidP="00F02D39">
            <w:pPr>
              <w:pStyle w:val="NormalPeq"/>
              <w:jc w:val="left"/>
              <w:rPr>
                <w:del w:id="1090" w:author="Marcus Fernandes" w:date="2021-07-24T21:53:00Z"/>
                <w:rFonts w:ascii="Times New Roman" w:hAnsi="Times New Roman"/>
                <w:color w:val="0070C0"/>
                <w:sz w:val="20"/>
                <w:szCs w:val="20"/>
              </w:rPr>
            </w:pPr>
            <w:del w:id="1091" w:author="Marcus Fernandes" w:date="2021-07-24T21:53:00Z">
              <w:r w:rsidRPr="00565CD0" w:rsidDel="00D04C47">
                <w:rPr>
                  <w:rFonts w:ascii="Times New Roman" w:hAnsi="Times New Roman"/>
                  <w:color w:val="0070C0"/>
                  <w:sz w:val="20"/>
                  <w:szCs w:val="20"/>
                </w:rPr>
                <w:delText xml:space="preserve">Painel de </w:delText>
              </w:r>
              <w:r w:rsidRPr="00565CD0" w:rsidDel="00D04C47">
                <w:rPr>
                  <w:rFonts w:ascii="Times New Roman" w:hAnsi="Times New Roman"/>
                  <w:color w:val="0070C0"/>
                </w:rPr>
                <w:delText>Controle</w:delText>
              </w:r>
            </w:del>
          </w:p>
        </w:tc>
        <w:tc>
          <w:tcPr>
            <w:tcW w:w="3720" w:type="dxa"/>
            <w:vAlign w:val="center"/>
          </w:tcPr>
          <w:p w14:paraId="34F484BB" w14:textId="04BEFDC9" w:rsidR="00940CC2" w:rsidRPr="00565CD0" w:rsidDel="00D04C47" w:rsidRDefault="00565CD0" w:rsidP="00F02D39">
            <w:pPr>
              <w:pStyle w:val="NormalPeq"/>
              <w:jc w:val="left"/>
              <w:rPr>
                <w:del w:id="1092" w:author="Marcus Fernandes" w:date="2021-07-24T21:53:00Z"/>
                <w:rFonts w:ascii="Times New Roman" w:hAnsi="Times New Roman"/>
                <w:color w:val="0070C0"/>
                <w:sz w:val="20"/>
                <w:szCs w:val="20"/>
              </w:rPr>
            </w:pPr>
            <w:del w:id="1093" w:author="Marcus Fernandes" w:date="2021-07-24T21:53:00Z">
              <w:r w:rsidRPr="00565CD0" w:rsidDel="00D04C47">
                <w:rPr>
                  <w:rFonts w:ascii="Times New Roman" w:hAnsi="Times New Roman"/>
                  <w:color w:val="0070C0"/>
                  <w:sz w:val="20"/>
                  <w:szCs w:val="20"/>
                </w:rPr>
                <w:delText>Exibe ou esconde o painel de controle.</w:delText>
              </w:r>
            </w:del>
          </w:p>
        </w:tc>
        <w:tc>
          <w:tcPr>
            <w:tcW w:w="2214" w:type="dxa"/>
            <w:vAlign w:val="center"/>
          </w:tcPr>
          <w:p w14:paraId="2394BDD2" w14:textId="5549A9C5" w:rsidR="00940CC2" w:rsidRPr="00565CD0" w:rsidDel="00D04C47" w:rsidRDefault="00565CD0" w:rsidP="00F02D39">
            <w:pPr>
              <w:pStyle w:val="NormalPeq"/>
              <w:jc w:val="left"/>
              <w:rPr>
                <w:del w:id="1094" w:author="Marcus Fernandes" w:date="2021-07-24T21:53:00Z"/>
                <w:rFonts w:ascii="Times New Roman" w:hAnsi="Times New Roman"/>
                <w:color w:val="0070C0"/>
                <w:sz w:val="20"/>
                <w:szCs w:val="20"/>
              </w:rPr>
            </w:pPr>
            <w:del w:id="1095" w:author="Marcus Fernandes" w:date="2021-07-24T21:53:00Z">
              <w:r w:rsidRPr="00565CD0" w:rsidDel="00D04C47">
                <w:rPr>
                  <w:rFonts w:ascii="Times New Roman" w:hAnsi="Times New Roman"/>
                  <w:color w:val="0070C0"/>
                  <w:sz w:val="20"/>
                  <w:szCs w:val="20"/>
                </w:rPr>
                <w:delText>Barra de ferramentas e teclas  [ctrl] + [P]</w:delText>
              </w:r>
            </w:del>
          </w:p>
        </w:tc>
      </w:tr>
      <w:tr w:rsidR="006F26C5" w:rsidRPr="00565CD0" w:rsidDel="00D04C47" w14:paraId="7332D7B8" w14:textId="5A3CB102" w:rsidTr="00F02D39">
        <w:trPr>
          <w:cantSplit/>
          <w:jc w:val="center"/>
          <w:del w:id="1096" w:author="Marcus Fernandes" w:date="2021-07-24T21:53:00Z"/>
        </w:trPr>
        <w:tc>
          <w:tcPr>
            <w:tcW w:w="2193" w:type="dxa"/>
            <w:vAlign w:val="center"/>
          </w:tcPr>
          <w:p w14:paraId="4E2ACF5F" w14:textId="53C162F1" w:rsidR="006F26C5" w:rsidRPr="00565CD0" w:rsidDel="00D04C47" w:rsidRDefault="006F26C5" w:rsidP="00F02D39">
            <w:pPr>
              <w:pStyle w:val="NormalPeq"/>
              <w:jc w:val="left"/>
              <w:rPr>
                <w:del w:id="1097" w:author="Marcus Fernandes" w:date="2021-07-24T21:53:00Z"/>
                <w:rFonts w:ascii="Times New Roman" w:hAnsi="Times New Roman"/>
                <w:color w:val="0070C0"/>
                <w:sz w:val="20"/>
                <w:szCs w:val="20"/>
              </w:rPr>
            </w:pPr>
            <w:del w:id="1098" w:author="Marcus Fernandes" w:date="2021-07-24T21:53:00Z">
              <w:r w:rsidRPr="00565CD0" w:rsidDel="00D04C47">
                <w:rPr>
                  <w:rFonts w:ascii="Times New Roman" w:hAnsi="Times New Roman"/>
                  <w:color w:val="0070C0"/>
                  <w:sz w:val="20"/>
                  <w:szCs w:val="20"/>
                </w:rPr>
                <w:delText>Inspetor de Objetos</w:delText>
              </w:r>
            </w:del>
          </w:p>
        </w:tc>
        <w:tc>
          <w:tcPr>
            <w:tcW w:w="3720" w:type="dxa"/>
            <w:vAlign w:val="center"/>
          </w:tcPr>
          <w:p w14:paraId="5B62430E" w14:textId="021F3068" w:rsidR="006F26C5" w:rsidRPr="00565CD0" w:rsidDel="00D04C47" w:rsidRDefault="006A7856" w:rsidP="003F52D6">
            <w:pPr>
              <w:pStyle w:val="NormalPeq"/>
              <w:jc w:val="left"/>
              <w:rPr>
                <w:del w:id="1099" w:author="Marcus Fernandes" w:date="2021-07-24T21:53:00Z"/>
                <w:rFonts w:ascii="Times New Roman" w:hAnsi="Times New Roman"/>
                <w:color w:val="0070C0"/>
                <w:sz w:val="20"/>
                <w:szCs w:val="20"/>
              </w:rPr>
            </w:pPr>
            <w:del w:id="1100" w:author="Marcus Fernandes" w:date="2021-07-24T21:53:00Z">
              <w:r w:rsidDel="00D04C47">
                <w:rPr>
                  <w:rFonts w:ascii="Times New Roman" w:hAnsi="Times New Roman"/>
                  <w:color w:val="0070C0"/>
                  <w:sz w:val="20"/>
                  <w:szCs w:val="20"/>
                </w:rPr>
                <w:delText xml:space="preserve">Apresenta </w:delText>
              </w:r>
              <w:r w:rsidR="006F26C5" w:rsidRPr="00565CD0" w:rsidDel="00D04C47">
                <w:rPr>
                  <w:rFonts w:ascii="Times New Roman" w:hAnsi="Times New Roman"/>
                  <w:color w:val="0070C0"/>
                  <w:sz w:val="20"/>
                  <w:szCs w:val="20"/>
                </w:rPr>
                <w:delText xml:space="preserve">o estado das variáveis monitoradas sobre o </w:delText>
              </w:r>
              <w:r w:rsidR="003F52D6" w:rsidDel="00D04C47">
                <w:rPr>
                  <w:rFonts w:ascii="Times New Roman" w:hAnsi="Times New Roman"/>
                  <w:color w:val="0070C0"/>
                  <w:sz w:val="20"/>
                  <w:szCs w:val="20"/>
                </w:rPr>
                <w:delText>objeto</w:delText>
              </w:r>
              <w:r w:rsidR="006F26C5" w:rsidRPr="00565CD0" w:rsidDel="00D04C47">
                <w:rPr>
                  <w:rFonts w:ascii="Times New Roman" w:hAnsi="Times New Roman"/>
                  <w:color w:val="0070C0"/>
                  <w:sz w:val="20"/>
                  <w:szCs w:val="20"/>
                </w:rPr>
                <w:delText xml:space="preserve"> selecionado</w:delText>
              </w:r>
              <w:r w:rsidR="00565CD0" w:rsidRPr="00565CD0" w:rsidDel="00D04C47">
                <w:rPr>
                  <w:rFonts w:ascii="Times New Roman" w:hAnsi="Times New Roman"/>
                  <w:color w:val="0070C0"/>
                  <w:sz w:val="20"/>
                  <w:szCs w:val="20"/>
                </w:rPr>
                <w:delText>.</w:delText>
              </w:r>
            </w:del>
          </w:p>
        </w:tc>
        <w:tc>
          <w:tcPr>
            <w:tcW w:w="2214" w:type="dxa"/>
            <w:vAlign w:val="center"/>
          </w:tcPr>
          <w:p w14:paraId="63B35E3B" w14:textId="25376C26" w:rsidR="006F26C5" w:rsidRPr="00565CD0" w:rsidDel="00D04C47" w:rsidRDefault="006F26C5" w:rsidP="00F02D39">
            <w:pPr>
              <w:pStyle w:val="NormalPeq"/>
              <w:jc w:val="left"/>
              <w:rPr>
                <w:del w:id="1101" w:author="Marcus Fernandes" w:date="2021-07-24T21:53:00Z"/>
                <w:rFonts w:ascii="Times New Roman" w:hAnsi="Times New Roman"/>
                <w:color w:val="0070C0"/>
                <w:sz w:val="20"/>
                <w:szCs w:val="20"/>
              </w:rPr>
            </w:pPr>
            <w:del w:id="1102" w:author="Marcus Fernandes" w:date="2021-07-24T21:53:00Z">
              <w:r w:rsidRPr="00565CD0" w:rsidDel="00D04C47">
                <w:rPr>
                  <w:rFonts w:ascii="Times New Roman" w:hAnsi="Times New Roman"/>
                  <w:color w:val="0070C0"/>
                  <w:sz w:val="20"/>
                  <w:szCs w:val="20"/>
                </w:rPr>
                <w:delText>Barra de ferramentas</w:delText>
              </w:r>
            </w:del>
          </w:p>
        </w:tc>
      </w:tr>
    </w:tbl>
    <w:p w14:paraId="008AA954" w14:textId="655F8429" w:rsidR="006F26C5" w:rsidRPr="00CA3B47" w:rsidDel="00D04C47" w:rsidRDefault="006F26C5" w:rsidP="00565CD0">
      <w:pPr>
        <w:pStyle w:val="PSDS-CorpodeTexto"/>
        <w:jc w:val="both"/>
        <w:rPr>
          <w:del w:id="1103" w:author="Marcus Fernandes" w:date="2021-07-24T21:53:00Z"/>
          <w:rFonts w:ascii="Times New Roman" w:hAnsi="Times New Roman"/>
          <w:color w:val="0070C0"/>
        </w:rPr>
      </w:pPr>
    </w:p>
    <w:p w14:paraId="628EBC2D" w14:textId="1C5E06BE" w:rsidR="00385404" w:rsidRPr="00385404" w:rsidDel="00D04C47" w:rsidRDefault="00385404" w:rsidP="00385404">
      <w:pPr>
        <w:jc w:val="both"/>
        <w:rPr>
          <w:del w:id="1104" w:author="Marcus Fernandes" w:date="2021-07-24T21:53:00Z"/>
        </w:rPr>
      </w:pPr>
    </w:p>
    <w:p w14:paraId="18D60130" w14:textId="1A2EB8AE" w:rsidR="00385404" w:rsidRPr="003B0A3B" w:rsidDel="00D04C47" w:rsidRDefault="00385404" w:rsidP="00385404">
      <w:pPr>
        <w:pStyle w:val="Ttulo2"/>
        <w:rPr>
          <w:del w:id="1105" w:author="Marcus Fernandes" w:date="2021-07-24T21:53:00Z"/>
          <w:color w:val="0070C0"/>
        </w:rPr>
      </w:pPr>
      <w:bookmarkStart w:id="1106" w:name="_Toc21111870"/>
      <w:del w:id="1107" w:author="Marcus Fernandes" w:date="2021-07-24T21:53:00Z">
        <w:r w:rsidRPr="003B0A3B" w:rsidDel="00D04C47">
          <w:rPr>
            <w:color w:val="0070C0"/>
          </w:rPr>
          <w:delText xml:space="preserve">Interfaces de </w:delText>
        </w:r>
        <w:r w:rsidR="0061452B" w:rsidRPr="003B0A3B" w:rsidDel="00D04C47">
          <w:rPr>
            <w:color w:val="0070C0"/>
          </w:rPr>
          <w:delText>H</w:delText>
        </w:r>
        <w:r w:rsidRPr="003B0A3B" w:rsidDel="00D04C47">
          <w:rPr>
            <w:color w:val="0070C0"/>
          </w:rPr>
          <w:delText>ardware</w:delText>
        </w:r>
        <w:bookmarkEnd w:id="1106"/>
      </w:del>
    </w:p>
    <w:p w14:paraId="64F85086" w14:textId="12C7E255" w:rsidR="00385404" w:rsidRPr="003B0A3B" w:rsidDel="00D04C47" w:rsidRDefault="00385404" w:rsidP="00385404">
      <w:pPr>
        <w:rPr>
          <w:del w:id="1108" w:author="Marcus Fernandes" w:date="2021-07-24T21:53:00Z"/>
          <w:color w:val="0070C0"/>
        </w:rPr>
      </w:pPr>
      <w:del w:id="1109" w:author="Marcus Fernandes" w:date="2021-07-24T21:53:00Z">
        <w:r w:rsidRPr="003B0A3B" w:rsidDel="00D04C47">
          <w:rPr>
            <w:color w:val="0070C0"/>
          </w:rPr>
          <w:delText xml:space="preserve">    </w:delText>
        </w:r>
      </w:del>
    </w:p>
    <w:p w14:paraId="25360677" w14:textId="2735E894" w:rsidR="00385404" w:rsidRPr="003B0A3B" w:rsidDel="00D04C47" w:rsidRDefault="00385404" w:rsidP="00385404">
      <w:pPr>
        <w:pStyle w:val="PSDS-CorpodeTexto"/>
        <w:ind w:left="708"/>
        <w:jc w:val="both"/>
        <w:rPr>
          <w:del w:id="1110" w:author="Marcus Fernandes" w:date="2021-07-24T21:53:00Z"/>
          <w:rFonts w:ascii="Times New Roman" w:hAnsi="Times New Roman"/>
          <w:color w:val="0070C0"/>
        </w:rPr>
      </w:pPr>
      <w:del w:id="1111" w:author="Marcus Fernandes" w:date="2021-07-24T21:53:00Z">
        <w:r w:rsidRPr="003B0A3B" w:rsidDel="00D04C47">
          <w:rPr>
            <w:rFonts w:ascii="Times New Roman" w:hAnsi="Times New Roman"/>
            <w:color w:val="0070C0"/>
          </w:rPr>
          <w:delText xml:space="preserve">Descreve-se aqui a comunicação do sistema com algum hardware, se houver.     </w:delText>
        </w:r>
      </w:del>
    </w:p>
    <w:p w14:paraId="24A2B848" w14:textId="5A284869" w:rsidR="00CA3B47" w:rsidDel="00D04C47" w:rsidRDefault="00CA3B47" w:rsidP="00385404">
      <w:pPr>
        <w:pStyle w:val="PSDS-CorpodeTexto"/>
        <w:ind w:left="708"/>
        <w:jc w:val="both"/>
        <w:rPr>
          <w:del w:id="1112" w:author="Marcus Fernandes" w:date="2021-07-24T21:53:00Z"/>
          <w:rFonts w:ascii="Times New Roman" w:hAnsi="Times New Roman"/>
        </w:rPr>
      </w:pPr>
    </w:p>
    <w:p w14:paraId="11846CB7" w14:textId="2A6EB181" w:rsidR="00BD0A57" w:rsidRPr="00565CD0" w:rsidDel="00D04C47" w:rsidRDefault="00BD0A57" w:rsidP="00BD0A57">
      <w:pPr>
        <w:pStyle w:val="Legenda"/>
        <w:keepNext/>
        <w:jc w:val="center"/>
        <w:rPr>
          <w:del w:id="1113" w:author="Marcus Fernandes" w:date="2021-07-24T21:53:00Z"/>
          <w:rFonts w:ascii="Times New Roman" w:hAnsi="Times New Roman"/>
          <w:color w:val="0070C0"/>
        </w:rPr>
      </w:pPr>
      <w:del w:id="1114" w:author="Marcus Fernandes" w:date="2021-07-24T21:53:00Z">
        <w:r w:rsidRPr="00565CD0" w:rsidDel="00D04C47">
          <w:rPr>
            <w:rFonts w:ascii="Times New Roman" w:hAnsi="Times New Roman"/>
            <w:color w:val="0070C0"/>
          </w:rPr>
          <w:delText xml:space="preserve">Tabela </w:delText>
        </w:r>
        <w:r w:rsidR="00F577F7" w:rsidDel="00D04C47">
          <w:rPr>
            <w:rFonts w:ascii="Times New Roman" w:hAnsi="Times New Roman"/>
            <w:color w:val="0070C0"/>
          </w:rPr>
          <w:delText>6</w:delText>
        </w:r>
        <w:r w:rsidRPr="00565CD0" w:rsidDel="00D04C47">
          <w:rPr>
            <w:rFonts w:ascii="Times New Roman" w:hAnsi="Times New Roman"/>
            <w:color w:val="0070C0"/>
          </w:rPr>
          <w:delText xml:space="preserve">: Lista de </w:delText>
        </w:r>
        <w:r w:rsidDel="00D04C47">
          <w:rPr>
            <w:rFonts w:ascii="Times New Roman" w:hAnsi="Times New Roman"/>
            <w:color w:val="0070C0"/>
          </w:rPr>
          <w:delText>Interfa</w:delText>
        </w:r>
        <w:r w:rsidRPr="002018F1" w:rsidDel="00D04C47">
          <w:rPr>
            <w:rFonts w:ascii="Times New Roman" w:hAnsi="Times New Roman"/>
            <w:color w:val="0070C0"/>
          </w:rPr>
          <w:delText>c</w:delText>
        </w:r>
        <w:r w:rsidDel="00D04C47">
          <w:rPr>
            <w:rFonts w:ascii="Times New Roman" w:hAnsi="Times New Roman"/>
            <w:color w:val="0070C0"/>
          </w:rPr>
          <w:delText>es de Hardware</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0"/>
        <w:gridCol w:w="1480"/>
        <w:gridCol w:w="1632"/>
        <w:gridCol w:w="2393"/>
        <w:gridCol w:w="2885"/>
      </w:tblGrid>
      <w:tr w:rsidR="0020541D" w:rsidRPr="00565CD0" w:rsidDel="00D04C47" w14:paraId="117434A4" w14:textId="1F3A6835" w:rsidTr="0020541D">
        <w:trPr>
          <w:tblHeader/>
          <w:jc w:val="center"/>
          <w:del w:id="1115" w:author="Marcus Fernandes" w:date="2021-07-24T21:53:00Z"/>
        </w:trPr>
        <w:tc>
          <w:tcPr>
            <w:tcW w:w="976" w:type="dxa"/>
            <w:shd w:val="clear" w:color="auto" w:fill="003366"/>
            <w:vAlign w:val="center"/>
          </w:tcPr>
          <w:p w14:paraId="204B51B1" w14:textId="7882B1F8" w:rsidR="0020541D" w:rsidRPr="00565CD0" w:rsidDel="00D04C47" w:rsidRDefault="0020541D" w:rsidP="00F577F7">
            <w:pPr>
              <w:jc w:val="center"/>
              <w:rPr>
                <w:del w:id="1116" w:author="Marcus Fernandes" w:date="2021-07-24T21:53:00Z"/>
                <w:b/>
                <w:color w:val="FFFFFF"/>
              </w:rPr>
            </w:pPr>
            <w:del w:id="1117" w:author="Marcus Fernandes" w:date="2021-07-24T21:53:00Z">
              <w:r w:rsidRPr="00565CD0" w:rsidDel="00D04C47">
                <w:rPr>
                  <w:b/>
                  <w:color w:val="FFFFFF"/>
                </w:rPr>
                <w:delText>N</w:delText>
              </w:r>
              <w:r w:rsidDel="00D04C47">
                <w:rPr>
                  <w:b/>
                  <w:color w:val="FFFFFF"/>
                </w:rPr>
                <w:delText>úmero</w:delText>
              </w:r>
            </w:del>
          </w:p>
        </w:tc>
        <w:tc>
          <w:tcPr>
            <w:tcW w:w="1534" w:type="dxa"/>
            <w:shd w:val="clear" w:color="auto" w:fill="003366"/>
            <w:vAlign w:val="center"/>
          </w:tcPr>
          <w:p w14:paraId="0489C966" w14:textId="1667AC7F" w:rsidR="0020541D" w:rsidRPr="00E71B39" w:rsidDel="00D04C47" w:rsidRDefault="0020541D" w:rsidP="00F577F7">
            <w:pPr>
              <w:jc w:val="center"/>
              <w:rPr>
                <w:del w:id="1118" w:author="Marcus Fernandes" w:date="2021-07-24T21:53:00Z"/>
                <w:b/>
              </w:rPr>
            </w:pPr>
            <w:del w:id="1119" w:author="Marcus Fernandes" w:date="2021-07-24T21:53:00Z">
              <w:r w:rsidRPr="00E71B39" w:rsidDel="00D04C47">
                <w:rPr>
                  <w:b/>
                </w:rPr>
                <w:delText>Interface</w:delText>
              </w:r>
            </w:del>
          </w:p>
        </w:tc>
        <w:tc>
          <w:tcPr>
            <w:tcW w:w="1663" w:type="dxa"/>
            <w:shd w:val="clear" w:color="auto" w:fill="003366"/>
          </w:tcPr>
          <w:p w14:paraId="34FFF638" w14:textId="249DC7DE" w:rsidR="0020541D" w:rsidDel="00D04C47" w:rsidRDefault="0020541D" w:rsidP="00F577F7">
            <w:pPr>
              <w:jc w:val="center"/>
              <w:rPr>
                <w:del w:id="1120" w:author="Marcus Fernandes" w:date="2021-07-24T21:53:00Z"/>
                <w:b/>
                <w:color w:val="FFFFFF"/>
              </w:rPr>
            </w:pPr>
            <w:del w:id="1121" w:author="Marcus Fernandes" w:date="2021-07-24T21:53:00Z">
              <w:r w:rsidDel="00D04C47">
                <w:rPr>
                  <w:b/>
                  <w:color w:val="FFFFFF"/>
                </w:rPr>
                <w:delText>Atores</w:delText>
              </w:r>
            </w:del>
          </w:p>
        </w:tc>
        <w:tc>
          <w:tcPr>
            <w:tcW w:w="2543" w:type="dxa"/>
            <w:shd w:val="clear" w:color="auto" w:fill="003366"/>
          </w:tcPr>
          <w:p w14:paraId="5A95839B" w14:textId="05AB2E69" w:rsidR="0020541D" w:rsidDel="00D04C47" w:rsidRDefault="0020541D" w:rsidP="00F577F7">
            <w:pPr>
              <w:jc w:val="center"/>
              <w:rPr>
                <w:del w:id="1122" w:author="Marcus Fernandes" w:date="2021-07-24T21:53:00Z"/>
                <w:b/>
                <w:color w:val="FFFFFF"/>
              </w:rPr>
            </w:pPr>
            <w:del w:id="1123" w:author="Marcus Fernandes" w:date="2021-07-24T21:53:00Z">
              <w:r w:rsidRPr="0020541D" w:rsidDel="00D04C47">
                <w:rPr>
                  <w:b/>
                </w:rPr>
                <w:delText>Caso de Uso</w:delText>
              </w:r>
            </w:del>
          </w:p>
        </w:tc>
        <w:tc>
          <w:tcPr>
            <w:tcW w:w="3078" w:type="dxa"/>
            <w:shd w:val="clear" w:color="auto" w:fill="003366"/>
            <w:vAlign w:val="center"/>
          </w:tcPr>
          <w:p w14:paraId="34E6B32A" w14:textId="335D595F" w:rsidR="0020541D" w:rsidRPr="00565CD0" w:rsidDel="00D04C47" w:rsidRDefault="0020541D" w:rsidP="00F577F7">
            <w:pPr>
              <w:jc w:val="center"/>
              <w:rPr>
                <w:del w:id="1124" w:author="Marcus Fernandes" w:date="2021-07-24T21:53:00Z"/>
                <w:b/>
                <w:color w:val="FFFFFF"/>
              </w:rPr>
            </w:pPr>
            <w:del w:id="1125"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683D183D" w14:textId="6A1BCAD7" w:rsidTr="0020541D">
        <w:trPr>
          <w:cantSplit/>
          <w:jc w:val="center"/>
          <w:del w:id="1126" w:author="Marcus Fernandes" w:date="2021-07-24T21:53:00Z"/>
        </w:trPr>
        <w:tc>
          <w:tcPr>
            <w:tcW w:w="976" w:type="dxa"/>
            <w:vAlign w:val="center"/>
          </w:tcPr>
          <w:p w14:paraId="32143E03" w14:textId="3E8CE921" w:rsidR="0020541D" w:rsidRPr="00046A21" w:rsidDel="00D04C47" w:rsidRDefault="0020541D" w:rsidP="00F577F7">
            <w:pPr>
              <w:pStyle w:val="NormalPeq"/>
              <w:jc w:val="left"/>
              <w:rPr>
                <w:del w:id="1127" w:author="Marcus Fernandes" w:date="2021-07-24T21:53:00Z"/>
                <w:rFonts w:ascii="Times New Roman" w:hAnsi="Times New Roman"/>
                <w:sz w:val="20"/>
                <w:szCs w:val="20"/>
              </w:rPr>
            </w:pPr>
            <w:del w:id="1128" w:author="Marcus Fernandes" w:date="2021-07-24T21:53:00Z">
              <w:r w:rsidRPr="00046A21" w:rsidDel="00D04C47">
                <w:rPr>
                  <w:rFonts w:ascii="Times New Roman" w:hAnsi="Times New Roman"/>
                  <w:sz w:val="20"/>
                  <w:szCs w:val="20"/>
                </w:rPr>
                <w:delText>1</w:delText>
              </w:r>
            </w:del>
          </w:p>
        </w:tc>
        <w:tc>
          <w:tcPr>
            <w:tcW w:w="1534" w:type="dxa"/>
            <w:vAlign w:val="center"/>
          </w:tcPr>
          <w:p w14:paraId="4D9BC90A" w14:textId="7C1B1D8B" w:rsidR="0020541D" w:rsidRPr="00046A21" w:rsidDel="00D04C47" w:rsidRDefault="0020541D" w:rsidP="00F577F7">
            <w:pPr>
              <w:pStyle w:val="NormalPeq"/>
              <w:jc w:val="left"/>
              <w:rPr>
                <w:del w:id="1129" w:author="Marcus Fernandes" w:date="2021-07-24T21:53:00Z"/>
                <w:rFonts w:ascii="Times New Roman" w:hAnsi="Times New Roman"/>
                <w:color w:val="0070C0"/>
                <w:sz w:val="20"/>
                <w:szCs w:val="20"/>
              </w:rPr>
            </w:pPr>
            <w:del w:id="1130"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de Leitura no Servidor </w:delText>
              </w:r>
            </w:del>
          </w:p>
        </w:tc>
        <w:tc>
          <w:tcPr>
            <w:tcW w:w="1663" w:type="dxa"/>
          </w:tcPr>
          <w:p w14:paraId="6C7C5734" w14:textId="210FFA47" w:rsidR="0020541D" w:rsidDel="00D04C47" w:rsidRDefault="0020541D" w:rsidP="00F577F7">
            <w:pPr>
              <w:pStyle w:val="NormalPeq"/>
              <w:jc w:val="left"/>
              <w:rPr>
                <w:del w:id="1131" w:author="Marcus Fernandes" w:date="2021-07-24T21:53:00Z"/>
                <w:rFonts w:ascii="Times New Roman" w:hAnsi="Times New Roman"/>
                <w:color w:val="0070C0"/>
                <w:sz w:val="20"/>
                <w:szCs w:val="20"/>
              </w:rPr>
            </w:pPr>
            <w:del w:id="1132"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omum. </w:delText>
              </w:r>
            </w:del>
          </w:p>
        </w:tc>
        <w:tc>
          <w:tcPr>
            <w:tcW w:w="2543" w:type="dxa"/>
          </w:tcPr>
          <w:p w14:paraId="792A462C" w14:textId="4A933382" w:rsidR="0020541D" w:rsidRPr="0020541D" w:rsidDel="00D04C47" w:rsidRDefault="0020541D" w:rsidP="00F577F7">
            <w:pPr>
              <w:pStyle w:val="NormalPeq"/>
              <w:jc w:val="left"/>
              <w:rPr>
                <w:del w:id="1133" w:author="Marcus Fernandes" w:date="2021-07-24T21:53:00Z"/>
                <w:rFonts w:ascii="Times New Roman" w:hAnsi="Times New Roman"/>
                <w:b/>
                <w:color w:val="0070C0"/>
                <w:sz w:val="20"/>
                <w:szCs w:val="20"/>
              </w:rPr>
            </w:pPr>
            <w:del w:id="1134" w:author="Marcus Fernandes" w:date="2021-07-24T21:53:00Z">
              <w:r w:rsidDel="00D04C47">
                <w:rPr>
                  <w:rFonts w:ascii="Times New Roman" w:hAnsi="Times New Roman"/>
                  <w:color w:val="0070C0"/>
                </w:rPr>
                <w:delText>Visualiza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 Re</w:delText>
              </w:r>
              <w:r w:rsidRPr="00CA3B47" w:rsidDel="00D04C47">
                <w:rPr>
                  <w:rFonts w:ascii="Times New Roman" w:hAnsi="Times New Roman"/>
                  <w:color w:val="0070C0"/>
                </w:rPr>
                <w:delText>c</w:delText>
              </w:r>
              <w:r w:rsidDel="00D04C47">
                <w:rPr>
                  <w:rFonts w:ascii="Times New Roman" w:hAnsi="Times New Roman"/>
                  <w:color w:val="0070C0"/>
                </w:rPr>
                <w:delText>upera</w:delText>
              </w:r>
              <w:r w:rsidRPr="00CA3B47" w:rsidDel="00D04C47">
                <w:rPr>
                  <w:rFonts w:ascii="Times New Roman" w:hAnsi="Times New Roman"/>
                  <w:color w:val="0070C0"/>
                </w:rPr>
                <w:delText>c</w:delText>
              </w:r>
              <w:r w:rsidDel="00D04C47">
                <w:rPr>
                  <w:rFonts w:ascii="Times New Roman" w:hAnsi="Times New Roman"/>
                  <w:color w:val="0070C0"/>
                </w:rPr>
                <w:delText>ão de Do</w:delText>
              </w:r>
              <w:r w:rsidRPr="00CA3B47" w:rsidDel="00D04C47">
                <w:rPr>
                  <w:rFonts w:ascii="Times New Roman" w:hAnsi="Times New Roman"/>
                  <w:color w:val="0070C0"/>
                </w:rPr>
                <w:delText>c</w:delText>
              </w:r>
              <w:r w:rsidDel="00D04C47">
                <w:rPr>
                  <w:rFonts w:ascii="Times New Roman" w:hAnsi="Times New Roman"/>
                  <w:color w:val="0070C0"/>
                </w:rPr>
                <w:delText>umentos</w:delText>
              </w:r>
            </w:del>
          </w:p>
        </w:tc>
        <w:tc>
          <w:tcPr>
            <w:tcW w:w="3078" w:type="dxa"/>
            <w:vAlign w:val="center"/>
          </w:tcPr>
          <w:p w14:paraId="65D2EF8E" w14:textId="687BA2A7" w:rsidR="0020541D" w:rsidRPr="00565CD0" w:rsidDel="00D04C47" w:rsidRDefault="0020541D" w:rsidP="00F577F7">
            <w:pPr>
              <w:pStyle w:val="NormalPeq"/>
              <w:jc w:val="left"/>
              <w:rPr>
                <w:del w:id="1135" w:author="Marcus Fernandes" w:date="2021-07-24T21:53:00Z"/>
                <w:rFonts w:ascii="Times New Roman" w:hAnsi="Times New Roman"/>
                <w:color w:val="0070C0"/>
                <w:sz w:val="20"/>
                <w:szCs w:val="20"/>
              </w:rPr>
            </w:pPr>
            <w:del w:id="1136"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SAMBA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 permissão apenas de leitura ao servidor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para re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upera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ão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e mapas topografi</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oes</w:delText>
              </w:r>
            </w:del>
          </w:p>
        </w:tc>
      </w:tr>
      <w:tr w:rsidR="0020541D" w:rsidRPr="00582089" w:rsidDel="00D04C47" w14:paraId="09BF40B9" w14:textId="2A18C355" w:rsidTr="0020541D">
        <w:trPr>
          <w:cantSplit/>
          <w:jc w:val="center"/>
          <w:del w:id="1137" w:author="Marcus Fernandes" w:date="2021-07-24T21:53:00Z"/>
        </w:trPr>
        <w:tc>
          <w:tcPr>
            <w:tcW w:w="976" w:type="dxa"/>
            <w:vAlign w:val="center"/>
          </w:tcPr>
          <w:p w14:paraId="0AD7CD75" w14:textId="3740231C" w:rsidR="0020541D" w:rsidRPr="00046A21" w:rsidDel="00D04C47" w:rsidRDefault="0020541D" w:rsidP="00F577F7">
            <w:pPr>
              <w:pStyle w:val="NormalPeq"/>
              <w:jc w:val="left"/>
              <w:rPr>
                <w:del w:id="1138" w:author="Marcus Fernandes" w:date="2021-07-24T21:53:00Z"/>
                <w:rFonts w:ascii="Times New Roman" w:hAnsi="Times New Roman"/>
                <w:sz w:val="20"/>
                <w:szCs w:val="20"/>
              </w:rPr>
            </w:pPr>
            <w:del w:id="1139" w:author="Marcus Fernandes" w:date="2021-07-24T21:53:00Z">
              <w:r w:rsidRPr="00046A21" w:rsidDel="00D04C47">
                <w:rPr>
                  <w:rFonts w:ascii="Times New Roman" w:hAnsi="Times New Roman"/>
                  <w:sz w:val="20"/>
                  <w:szCs w:val="20"/>
                </w:rPr>
                <w:delText>2</w:delText>
              </w:r>
            </w:del>
          </w:p>
        </w:tc>
        <w:tc>
          <w:tcPr>
            <w:tcW w:w="1534" w:type="dxa"/>
            <w:vAlign w:val="center"/>
          </w:tcPr>
          <w:p w14:paraId="13F1A732" w14:textId="6326701B" w:rsidR="0020541D" w:rsidRPr="00565CD0" w:rsidDel="00D04C47" w:rsidRDefault="0020541D" w:rsidP="00F577F7">
            <w:pPr>
              <w:pStyle w:val="NormalPeq"/>
              <w:jc w:val="left"/>
              <w:rPr>
                <w:del w:id="1140" w:author="Marcus Fernandes" w:date="2021-07-24T21:53:00Z"/>
                <w:rFonts w:ascii="Times New Roman" w:hAnsi="Times New Roman"/>
                <w:color w:val="0070C0"/>
                <w:sz w:val="20"/>
                <w:szCs w:val="20"/>
              </w:rPr>
            </w:pPr>
            <w:del w:id="1141"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e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no Servidor</w:delText>
              </w:r>
            </w:del>
          </w:p>
        </w:tc>
        <w:tc>
          <w:tcPr>
            <w:tcW w:w="1663" w:type="dxa"/>
          </w:tcPr>
          <w:p w14:paraId="38A7EAA7" w14:textId="40F5FB7F" w:rsidR="0020541D" w:rsidDel="00D04C47" w:rsidRDefault="0020541D" w:rsidP="00F577F7">
            <w:pPr>
              <w:pStyle w:val="NormalPeq"/>
              <w:jc w:val="left"/>
              <w:rPr>
                <w:del w:id="1142" w:author="Marcus Fernandes" w:date="2021-07-24T21:53:00Z"/>
                <w:rFonts w:ascii="Times New Roman" w:hAnsi="Times New Roman"/>
                <w:color w:val="0070C0"/>
                <w:sz w:val="20"/>
                <w:szCs w:val="20"/>
              </w:rPr>
            </w:pPr>
            <w:del w:id="1143" w:author="Marcus Fernandes" w:date="2021-07-24T21:53:00Z">
              <w:r w:rsidDel="00D04C47">
                <w:rPr>
                  <w:rFonts w:ascii="Times New Roman" w:hAnsi="Times New Roman"/>
                  <w:color w:val="0070C0"/>
                  <w:sz w:val="20"/>
                  <w:szCs w:val="20"/>
                </w:rPr>
                <w:delText>Administrador</w:delText>
              </w:r>
            </w:del>
          </w:p>
        </w:tc>
        <w:tc>
          <w:tcPr>
            <w:tcW w:w="2543" w:type="dxa"/>
          </w:tcPr>
          <w:p w14:paraId="1CE1D912" w14:textId="7E1E0BE2" w:rsidR="0020541D" w:rsidDel="00D04C47" w:rsidRDefault="0020541D" w:rsidP="00BD0A57">
            <w:pPr>
              <w:pStyle w:val="NormalPeq"/>
              <w:jc w:val="left"/>
              <w:rPr>
                <w:del w:id="1144" w:author="Marcus Fernandes" w:date="2021-07-24T21:53:00Z"/>
                <w:rFonts w:ascii="Times New Roman" w:hAnsi="Times New Roman"/>
                <w:color w:val="0070C0"/>
                <w:sz w:val="20"/>
                <w:szCs w:val="20"/>
              </w:rPr>
            </w:pPr>
            <w:del w:id="1145" w:author="Marcus Fernandes" w:date="2021-07-24T21:53:00Z">
              <w:r w:rsidDel="00D04C47">
                <w:rPr>
                  <w:rFonts w:ascii="Times New Roman" w:hAnsi="Times New Roman"/>
                  <w:color w:val="0070C0"/>
                </w:rPr>
                <w:delText>Atualiza</w:delText>
              </w:r>
              <w:r w:rsidRPr="00CA3B47" w:rsidDel="00D04C47">
                <w:rPr>
                  <w:rFonts w:ascii="Times New Roman" w:hAnsi="Times New Roman"/>
                  <w:color w:val="0070C0"/>
                </w:rPr>
                <w:delText>c</w:delText>
              </w:r>
              <w:r w:rsidDel="00D04C47">
                <w:rPr>
                  <w:rFonts w:ascii="Times New Roman" w:hAnsi="Times New Roman"/>
                  <w:color w:val="0070C0"/>
                </w:rPr>
                <w:delText>ào de Do</w:delText>
              </w:r>
              <w:r w:rsidRPr="00CA3B47" w:rsidDel="00D04C47">
                <w:rPr>
                  <w:rFonts w:ascii="Times New Roman" w:hAnsi="Times New Roman"/>
                  <w:color w:val="0070C0"/>
                </w:rPr>
                <w:delText>c</w:delText>
              </w:r>
              <w:r w:rsidDel="00D04C47">
                <w:rPr>
                  <w:rFonts w:ascii="Times New Roman" w:hAnsi="Times New Roman"/>
                  <w:color w:val="0070C0"/>
                </w:rPr>
                <w:delText>umentos. Atualiza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del>
          </w:p>
        </w:tc>
        <w:tc>
          <w:tcPr>
            <w:tcW w:w="3078" w:type="dxa"/>
            <w:vAlign w:val="center"/>
          </w:tcPr>
          <w:p w14:paraId="1F513732" w14:textId="16969682" w:rsidR="0020541D" w:rsidRPr="00BD0A57" w:rsidDel="00D04C47" w:rsidRDefault="0020541D" w:rsidP="00BD0A57">
            <w:pPr>
              <w:pStyle w:val="NormalPeq"/>
              <w:jc w:val="left"/>
              <w:rPr>
                <w:del w:id="1146" w:author="Marcus Fernandes" w:date="2021-07-24T21:53:00Z"/>
                <w:rFonts w:ascii="Times New Roman" w:hAnsi="Times New Roman"/>
                <w:b/>
                <w:color w:val="0070C0"/>
                <w:sz w:val="20"/>
                <w:szCs w:val="20"/>
              </w:rPr>
            </w:pPr>
            <w:del w:id="1147"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SAMBA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 permissão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ao  servidor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utilizada para armazenar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e mapas topografi</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os</w:delText>
              </w:r>
            </w:del>
          </w:p>
        </w:tc>
      </w:tr>
      <w:tr w:rsidR="0020541D" w:rsidRPr="00582089" w:rsidDel="00D04C47" w14:paraId="2EB0CDA8" w14:textId="5A708F63" w:rsidTr="0020541D">
        <w:trPr>
          <w:cantSplit/>
          <w:jc w:val="center"/>
          <w:del w:id="1148" w:author="Marcus Fernandes" w:date="2021-07-24T21:53:00Z"/>
        </w:trPr>
        <w:tc>
          <w:tcPr>
            <w:tcW w:w="976" w:type="dxa"/>
            <w:vAlign w:val="center"/>
          </w:tcPr>
          <w:p w14:paraId="0922BE98" w14:textId="1011F52F" w:rsidR="0020541D" w:rsidRPr="00046A21" w:rsidDel="00D04C47" w:rsidRDefault="0020541D" w:rsidP="00F577F7">
            <w:pPr>
              <w:pStyle w:val="NormalPeq"/>
              <w:jc w:val="left"/>
              <w:rPr>
                <w:del w:id="1149" w:author="Marcus Fernandes" w:date="2021-07-24T21:53:00Z"/>
                <w:rFonts w:ascii="Times New Roman" w:hAnsi="Times New Roman"/>
                <w:sz w:val="20"/>
                <w:szCs w:val="20"/>
              </w:rPr>
            </w:pPr>
            <w:del w:id="1150" w:author="Marcus Fernandes" w:date="2021-07-24T21:53:00Z">
              <w:r w:rsidRPr="00046A21" w:rsidDel="00D04C47">
                <w:rPr>
                  <w:rFonts w:ascii="Times New Roman" w:hAnsi="Times New Roman"/>
                  <w:sz w:val="20"/>
                  <w:szCs w:val="20"/>
                </w:rPr>
                <w:delText>3</w:delText>
              </w:r>
            </w:del>
          </w:p>
        </w:tc>
        <w:tc>
          <w:tcPr>
            <w:tcW w:w="1534" w:type="dxa"/>
            <w:vAlign w:val="center"/>
          </w:tcPr>
          <w:p w14:paraId="14F68857" w14:textId="308CD479" w:rsidR="0020541D" w:rsidRPr="00565CD0" w:rsidDel="00D04C47" w:rsidRDefault="0020541D" w:rsidP="00F577F7">
            <w:pPr>
              <w:pStyle w:val="NormalPeq"/>
              <w:jc w:val="left"/>
              <w:rPr>
                <w:del w:id="1151" w:author="Marcus Fernandes" w:date="2021-07-24T21:53:00Z"/>
                <w:rFonts w:ascii="Times New Roman" w:hAnsi="Times New Roman"/>
                <w:color w:val="0070C0"/>
                <w:sz w:val="20"/>
                <w:szCs w:val="20"/>
              </w:rPr>
            </w:pPr>
            <w:del w:id="1152"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e de Impressão</w:delText>
              </w:r>
            </w:del>
          </w:p>
        </w:tc>
        <w:tc>
          <w:tcPr>
            <w:tcW w:w="1663" w:type="dxa"/>
          </w:tcPr>
          <w:p w14:paraId="50D93125" w14:textId="05704CBA" w:rsidR="0020541D" w:rsidRPr="00565CD0" w:rsidDel="00D04C47" w:rsidRDefault="0020541D" w:rsidP="00F577F7">
            <w:pPr>
              <w:pStyle w:val="NormalPeq"/>
              <w:jc w:val="left"/>
              <w:rPr>
                <w:del w:id="1153" w:author="Marcus Fernandes" w:date="2021-07-24T21:53:00Z"/>
                <w:rFonts w:ascii="Times New Roman" w:hAnsi="Times New Roman"/>
                <w:color w:val="0070C0"/>
                <w:sz w:val="20"/>
                <w:szCs w:val="20"/>
              </w:rPr>
            </w:pPr>
            <w:del w:id="1154"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omum</w:delText>
              </w:r>
            </w:del>
          </w:p>
        </w:tc>
        <w:tc>
          <w:tcPr>
            <w:tcW w:w="2543" w:type="dxa"/>
          </w:tcPr>
          <w:p w14:paraId="373F337B" w14:textId="5F3938CA" w:rsidR="0020541D" w:rsidDel="00D04C47" w:rsidRDefault="0020541D" w:rsidP="00F577F7">
            <w:pPr>
              <w:pStyle w:val="NormalPeq"/>
              <w:jc w:val="left"/>
              <w:rPr>
                <w:del w:id="1155" w:author="Marcus Fernandes" w:date="2021-07-24T21:53:00Z"/>
                <w:rFonts w:ascii="Times New Roman" w:hAnsi="Times New Roman"/>
                <w:color w:val="0070C0"/>
                <w:sz w:val="20"/>
                <w:szCs w:val="20"/>
              </w:rPr>
            </w:pPr>
            <w:del w:id="1156" w:author="Marcus Fernandes" w:date="2021-07-24T21:53:00Z">
              <w:r w:rsidDel="00D04C47">
                <w:rPr>
                  <w:rFonts w:ascii="Times New Roman" w:hAnsi="Times New Roman"/>
                  <w:color w:val="0070C0"/>
                  <w:sz w:val="20"/>
                  <w:szCs w:val="20"/>
                </w:rPr>
                <w:delText>Impressão de Mapa</w:delText>
              </w:r>
            </w:del>
          </w:p>
        </w:tc>
        <w:tc>
          <w:tcPr>
            <w:tcW w:w="3078" w:type="dxa"/>
            <w:vAlign w:val="center"/>
          </w:tcPr>
          <w:p w14:paraId="0EA6C3C3" w14:textId="34FC9F1B" w:rsidR="0020541D" w:rsidRPr="00565CD0" w:rsidDel="00D04C47" w:rsidRDefault="0020541D" w:rsidP="00F577F7">
            <w:pPr>
              <w:pStyle w:val="NormalPeq"/>
              <w:jc w:val="left"/>
              <w:rPr>
                <w:del w:id="1157" w:author="Marcus Fernandes" w:date="2021-07-24T21:53:00Z"/>
                <w:rFonts w:ascii="Times New Roman" w:hAnsi="Times New Roman"/>
                <w:color w:val="0070C0"/>
                <w:sz w:val="20"/>
                <w:szCs w:val="20"/>
              </w:rPr>
            </w:pPr>
            <w:del w:id="1158" w:author="Marcus Fernandes" w:date="2021-07-24T21:53:00Z">
              <w:r w:rsidDel="00D04C47">
                <w:rPr>
                  <w:rFonts w:ascii="Times New Roman" w:hAnsi="Times New Roman"/>
                  <w:color w:val="0070C0"/>
                  <w:sz w:val="20"/>
                  <w:szCs w:val="20"/>
                </w:rPr>
                <w:delText xml:space="preserve">Permite ao usuário enviar mapas para a impressora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one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tada ao sistema</w:delText>
              </w:r>
            </w:del>
          </w:p>
        </w:tc>
      </w:tr>
    </w:tbl>
    <w:p w14:paraId="4FCE7A40" w14:textId="2B39A996" w:rsidR="00BD0A57" w:rsidRPr="00CA3B47" w:rsidDel="00D04C47" w:rsidRDefault="00BD0A57" w:rsidP="00BD0A57">
      <w:pPr>
        <w:pStyle w:val="PSDS-CorpodeTexto"/>
        <w:jc w:val="both"/>
        <w:rPr>
          <w:del w:id="1159" w:author="Marcus Fernandes" w:date="2021-07-24T21:53:00Z"/>
          <w:rFonts w:ascii="Times New Roman" w:hAnsi="Times New Roman"/>
          <w:color w:val="0070C0"/>
        </w:rPr>
      </w:pPr>
    </w:p>
    <w:p w14:paraId="3F34C962" w14:textId="300D4E67" w:rsidR="00F577F7" w:rsidDel="00D04C47" w:rsidRDefault="00F577F7" w:rsidP="00F577F7">
      <w:pPr>
        <w:pStyle w:val="PSDS-CorpodeTexto"/>
        <w:ind w:left="708"/>
        <w:jc w:val="both"/>
        <w:rPr>
          <w:del w:id="1160" w:author="Marcus Fernandes" w:date="2021-07-24T21:53:00Z"/>
          <w:rFonts w:ascii="Times New Roman" w:hAnsi="Times New Roman"/>
          <w:color w:val="0070C0"/>
        </w:rPr>
      </w:pPr>
      <w:del w:id="1161" w:author="Marcus Fernandes" w:date="2021-07-24T21:53:00Z">
        <w:r w:rsidDel="00D04C47">
          <w:rPr>
            <w:rFonts w:ascii="Times New Roman" w:hAnsi="Times New Roman"/>
            <w:color w:val="0070C0"/>
          </w:rPr>
          <w:delText xml:space="preserve">Para </w:delText>
        </w:r>
        <w:r w:rsidRPr="00CA3B47" w:rsidDel="00D04C47">
          <w:rPr>
            <w:rFonts w:ascii="Times New Roman" w:hAnsi="Times New Roman"/>
            <w:color w:val="0070C0"/>
          </w:rPr>
          <w:delText xml:space="preserve">cada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hardware é ne</w:delText>
        </w:r>
        <w:r w:rsidRPr="00CA3B47" w:rsidDel="00D04C47">
          <w:rPr>
            <w:rFonts w:ascii="Times New Roman" w:hAnsi="Times New Roman"/>
            <w:color w:val="0070C0"/>
          </w:rPr>
          <w:delText>c</w:delText>
        </w:r>
        <w:r w:rsidDel="00D04C47">
          <w:rPr>
            <w:rFonts w:ascii="Times New Roman" w:hAnsi="Times New Roman"/>
            <w:color w:val="0070C0"/>
          </w:rPr>
          <w:delText>essario des</w:delText>
        </w:r>
        <w:r w:rsidRPr="00CA3B47" w:rsidDel="00D04C47">
          <w:rPr>
            <w:rFonts w:ascii="Times New Roman" w:hAnsi="Times New Roman"/>
            <w:color w:val="0070C0"/>
          </w:rPr>
          <w:delText>c</w:delText>
        </w:r>
        <w:r w:rsidDel="00D04C47">
          <w:rPr>
            <w:rFonts w:ascii="Times New Roman" w:hAnsi="Times New Roman"/>
            <w:color w:val="0070C0"/>
          </w:rPr>
          <w:delText>rever os atores que a utilizam, a fonte de dados entrada o destino dos dados de saída e o formato dos dados que nela trafegam, além dos rela</w:delText>
        </w:r>
        <w:r w:rsidRPr="00CA3B47" w:rsidDel="00D04C47">
          <w:rPr>
            <w:rFonts w:ascii="Times New Roman" w:hAnsi="Times New Roman"/>
            <w:color w:val="0070C0"/>
          </w:rPr>
          <w:delText>c</w:delText>
        </w:r>
        <w:r w:rsidDel="00D04C47">
          <w:rPr>
            <w:rFonts w:ascii="Times New Roman" w:hAnsi="Times New Roman"/>
            <w:color w:val="0070C0"/>
          </w:rPr>
          <w:delText xml:space="preserve">ionamentos </w:delText>
        </w:r>
        <w:r w:rsidRPr="00CA3B47" w:rsidDel="00D04C47">
          <w:rPr>
            <w:rFonts w:ascii="Times New Roman" w:hAnsi="Times New Roman"/>
            <w:color w:val="0070C0"/>
          </w:rPr>
          <w:delText>c</w:delText>
        </w:r>
        <w:r w:rsidDel="00D04C47">
          <w:rPr>
            <w:rFonts w:ascii="Times New Roman" w:hAnsi="Times New Roman"/>
            <w:color w:val="0070C0"/>
          </w:rPr>
          <w:delText>om as demais interfa</w:delText>
        </w:r>
        <w:r w:rsidRPr="00CA3B47" w:rsidDel="00D04C47">
          <w:rPr>
            <w:rFonts w:ascii="Times New Roman" w:hAnsi="Times New Roman"/>
            <w:color w:val="0070C0"/>
          </w:rPr>
          <w:delText>c</w:delText>
        </w:r>
        <w:r w:rsidDel="00D04C47">
          <w:rPr>
            <w:rFonts w:ascii="Times New Roman" w:hAnsi="Times New Roman"/>
            <w:color w:val="0070C0"/>
          </w:rPr>
          <w:delText>es do sistema.</w:delText>
        </w:r>
      </w:del>
    </w:p>
    <w:p w14:paraId="671E9029" w14:textId="09858B68" w:rsidR="008B59F8" w:rsidRPr="00CA3B47" w:rsidDel="00D04C47" w:rsidRDefault="008B59F8" w:rsidP="00385404">
      <w:pPr>
        <w:pStyle w:val="PSDS-CorpodeTexto"/>
        <w:ind w:left="708"/>
        <w:jc w:val="both"/>
        <w:rPr>
          <w:del w:id="1162" w:author="Marcus Fernandes" w:date="2021-07-24T21:53:00Z"/>
          <w:rFonts w:ascii="Times New Roman" w:hAnsi="Times New Roman"/>
          <w:color w:val="0070C0"/>
        </w:rPr>
      </w:pPr>
    </w:p>
    <w:p w14:paraId="1A8D73C0" w14:textId="065AB6A7" w:rsidR="008B59F8" w:rsidRPr="00CD1BBC" w:rsidDel="00D04C47" w:rsidRDefault="008B59F8" w:rsidP="008B59F8">
      <w:pPr>
        <w:pStyle w:val="Ttulo3"/>
        <w:rPr>
          <w:del w:id="1163" w:author="Marcus Fernandes" w:date="2021-07-24T21:53:00Z"/>
          <w:color w:val="0070C0"/>
        </w:rPr>
      </w:pPr>
      <w:bookmarkStart w:id="1164" w:name="_Toc21111871"/>
      <w:del w:id="1165" w:author="Marcus Fernandes" w:date="2021-07-24T21:53:00Z">
        <w:r w:rsidRPr="00CD1BBC" w:rsidDel="00D04C47">
          <w:rPr>
            <w:color w:val="0070C0"/>
          </w:rPr>
          <w:delText>Interface com o Servidor de Documentos</w:delText>
        </w:r>
        <w:bookmarkEnd w:id="1164"/>
      </w:del>
    </w:p>
    <w:p w14:paraId="3F9E5415" w14:textId="53DC93E0" w:rsidR="008B59F8" w:rsidRPr="00CD1BBC" w:rsidDel="00D04C47" w:rsidRDefault="008B59F8" w:rsidP="00CD1BBC">
      <w:pPr>
        <w:pStyle w:val="PSDS-CorpodeTexto"/>
        <w:ind w:left="708"/>
        <w:jc w:val="both"/>
        <w:rPr>
          <w:del w:id="1166" w:author="Marcus Fernandes" w:date="2021-07-24T21:53:00Z"/>
          <w:rFonts w:ascii="Times New Roman" w:hAnsi="Times New Roman"/>
          <w:color w:val="0070C0"/>
        </w:rPr>
      </w:pPr>
      <w:del w:id="1167" w:author="Marcus Fernandes" w:date="2021-07-24T21:53:00Z">
        <w:r w:rsidRPr="00CD1BBC" w:rsidDel="00D04C47">
          <w:rPr>
            <w:rFonts w:ascii="Times New Roman" w:hAnsi="Times New Roman"/>
            <w:color w:val="0070C0"/>
          </w:rPr>
          <w:tab/>
          <w:delText>Será necessário uma conexão de rede, com privilégio de leitura, ao servidor que executa o diretório de documentos para aquisição de dados em diretório compartilhado.</w:delText>
        </w:r>
      </w:del>
    </w:p>
    <w:p w14:paraId="380C8079" w14:textId="5021E0D3" w:rsidR="008B59F8" w:rsidRPr="008B59F8" w:rsidDel="00D04C47" w:rsidRDefault="008B59F8" w:rsidP="008B59F8">
      <w:pPr>
        <w:rPr>
          <w:del w:id="1168" w:author="Marcus Fernandes" w:date="2021-07-24T21:53:00Z"/>
        </w:rPr>
      </w:pPr>
    </w:p>
    <w:p w14:paraId="52A96970" w14:textId="2240DDBD" w:rsidR="008B59F8" w:rsidRPr="00CD1BBC" w:rsidDel="00D04C47" w:rsidRDefault="008B59F8" w:rsidP="00CD1BBC">
      <w:pPr>
        <w:pStyle w:val="Ttulo4"/>
        <w:rPr>
          <w:del w:id="1169" w:author="Marcus Fernandes" w:date="2021-07-24T21:53:00Z"/>
          <w:color w:val="0070C0"/>
        </w:rPr>
      </w:pPr>
      <w:del w:id="1170" w:author="Marcus Fernandes" w:date="2021-07-24T21:53:00Z">
        <w:r w:rsidRPr="00CD1BBC" w:rsidDel="00D04C47">
          <w:rPr>
            <w:color w:val="0070C0"/>
          </w:rPr>
          <w:delText>Fonte de Entrada</w:delText>
        </w:r>
      </w:del>
    </w:p>
    <w:p w14:paraId="483ED277" w14:textId="3211BDD3" w:rsidR="008B59F8" w:rsidRPr="00CD1BBC" w:rsidDel="00D04C47" w:rsidRDefault="00CD1BBC" w:rsidP="00CD1BBC">
      <w:pPr>
        <w:pStyle w:val="PSDS-CorpodeTexto"/>
        <w:ind w:left="708"/>
        <w:jc w:val="both"/>
        <w:rPr>
          <w:del w:id="1171" w:author="Marcus Fernandes" w:date="2021-07-24T21:53:00Z"/>
          <w:rFonts w:ascii="Times New Roman" w:hAnsi="Times New Roman"/>
          <w:color w:val="0070C0"/>
        </w:rPr>
      </w:pPr>
      <w:del w:id="1172" w:author="Marcus Fernandes" w:date="2021-07-24T21:53:00Z">
        <w:r w:rsidRPr="00CA3B47" w:rsidDel="00D04C47">
          <w:rPr>
            <w:rFonts w:ascii="Times New Roman" w:hAnsi="Times New Roman"/>
            <w:color w:val="0070C0"/>
          </w:rPr>
          <w:delText>C</w:delText>
        </w:r>
        <w:r w:rsidDel="00D04C47">
          <w:rPr>
            <w:rFonts w:ascii="Times New Roman" w:hAnsi="Times New Roman"/>
            <w:color w:val="0070C0"/>
          </w:rPr>
          <w:delText>omo</w:delText>
        </w:r>
        <w:r w:rsidR="008B59F8" w:rsidRPr="00CD1BBC" w:rsidDel="00D04C47">
          <w:rPr>
            <w:rFonts w:ascii="Times New Roman" w:hAnsi="Times New Roman"/>
            <w:color w:val="0070C0"/>
          </w:rPr>
          <w:delText xml:space="preserve"> </w:delText>
        </w:r>
        <w:r w:rsidDel="00D04C47">
          <w:rPr>
            <w:rFonts w:ascii="Times New Roman" w:hAnsi="Times New Roman"/>
            <w:color w:val="0070C0"/>
          </w:rPr>
          <w:delText>o servidor do</w:delText>
        </w:r>
        <w:r w:rsidRPr="00CA3B47" w:rsidDel="00D04C47">
          <w:rPr>
            <w:rFonts w:ascii="Times New Roman" w:hAnsi="Times New Roman"/>
            <w:color w:val="0070C0"/>
          </w:rPr>
          <w:delText>c</w:delText>
        </w:r>
        <w:r w:rsidDel="00D04C47">
          <w:rPr>
            <w:rFonts w:ascii="Times New Roman" w:hAnsi="Times New Roman"/>
            <w:color w:val="0070C0"/>
          </w:rPr>
          <w:delText>umentos exe</w:delText>
        </w:r>
        <w:r w:rsidRPr="00CA3B47" w:rsidDel="00D04C47">
          <w:rPr>
            <w:rFonts w:ascii="Times New Roman" w:hAnsi="Times New Roman"/>
            <w:color w:val="0070C0"/>
          </w:rPr>
          <w:delText>c</w:delText>
        </w:r>
        <w:r w:rsidDel="00D04C47">
          <w:rPr>
            <w:rFonts w:ascii="Times New Roman" w:hAnsi="Times New Roman"/>
            <w:color w:val="0070C0"/>
          </w:rPr>
          <w:delText xml:space="preserve">uta no </w:delText>
        </w:r>
        <w:r w:rsidR="008B59F8" w:rsidRPr="00CD1BBC" w:rsidDel="00D04C47">
          <w:rPr>
            <w:rFonts w:ascii="Times New Roman" w:hAnsi="Times New Roman"/>
            <w:color w:val="0070C0"/>
          </w:rPr>
          <w:delText xml:space="preserve">no sistema operacional Linux, os arquivos serão compartilhado via o software SAMBA. </w:delText>
        </w:r>
      </w:del>
    </w:p>
    <w:p w14:paraId="2D1D04D6" w14:textId="6DAC0803" w:rsidR="008B59F8" w:rsidDel="00D04C47" w:rsidRDefault="008B59F8" w:rsidP="00CD1BBC">
      <w:pPr>
        <w:pStyle w:val="CVRDNORMAL"/>
        <w:rPr>
          <w:del w:id="1173" w:author="Marcus Fernandes" w:date="2021-07-24T21:53:00Z"/>
        </w:rPr>
      </w:pPr>
    </w:p>
    <w:p w14:paraId="4D4F44E8" w14:textId="04323C22" w:rsidR="008B59F8" w:rsidRPr="00CD1BBC" w:rsidDel="00D04C47" w:rsidRDefault="008B59F8" w:rsidP="00CD1BBC">
      <w:pPr>
        <w:pStyle w:val="Ttulo4"/>
        <w:rPr>
          <w:del w:id="1174" w:author="Marcus Fernandes" w:date="2021-07-24T21:53:00Z"/>
          <w:color w:val="0070C0"/>
        </w:rPr>
      </w:pPr>
      <w:del w:id="1175" w:author="Marcus Fernandes" w:date="2021-07-24T21:53:00Z">
        <w:r w:rsidRPr="00CD1BBC" w:rsidDel="00D04C47">
          <w:rPr>
            <w:color w:val="0070C0"/>
          </w:rPr>
          <w:delText>Destino de Saída</w:delText>
        </w:r>
      </w:del>
    </w:p>
    <w:p w14:paraId="751356D6" w14:textId="390702C2" w:rsidR="008B59F8" w:rsidRPr="00CD1BBC" w:rsidDel="00D04C47" w:rsidRDefault="008B59F8" w:rsidP="00CD1BBC">
      <w:pPr>
        <w:pStyle w:val="PSDS-CorpodeTexto"/>
        <w:ind w:left="708"/>
        <w:jc w:val="both"/>
        <w:rPr>
          <w:del w:id="1176" w:author="Marcus Fernandes" w:date="2021-07-24T21:53:00Z"/>
          <w:rFonts w:ascii="Times New Roman" w:hAnsi="Times New Roman"/>
          <w:color w:val="0070C0"/>
        </w:rPr>
      </w:pPr>
      <w:del w:id="1177" w:author="Marcus Fernandes" w:date="2021-07-24T21:53:00Z">
        <w:r w:rsidRPr="00CD1BBC" w:rsidDel="00D04C47">
          <w:rPr>
            <w:rFonts w:ascii="Times New Roman" w:hAnsi="Times New Roman"/>
            <w:color w:val="0070C0"/>
          </w:rPr>
          <w:delText>Não se aplica.</w:delText>
        </w:r>
      </w:del>
    </w:p>
    <w:p w14:paraId="01F758CA" w14:textId="5D01ACC2" w:rsidR="008B59F8" w:rsidDel="00D04C47" w:rsidRDefault="008B59F8" w:rsidP="00CD1BBC">
      <w:pPr>
        <w:pStyle w:val="CVRDNORMAL"/>
        <w:rPr>
          <w:del w:id="1178" w:author="Marcus Fernandes" w:date="2021-07-24T21:53:00Z"/>
        </w:rPr>
      </w:pPr>
    </w:p>
    <w:p w14:paraId="0915F967" w14:textId="4B008211" w:rsidR="008B59F8" w:rsidRPr="00CD1BBC" w:rsidDel="00D04C47" w:rsidRDefault="008B59F8" w:rsidP="00CD1BBC">
      <w:pPr>
        <w:pStyle w:val="Ttulo4"/>
        <w:rPr>
          <w:del w:id="1179" w:author="Marcus Fernandes" w:date="2021-07-24T21:53:00Z"/>
          <w:color w:val="0070C0"/>
        </w:rPr>
      </w:pPr>
      <w:del w:id="1180" w:author="Marcus Fernandes" w:date="2021-07-24T21:53:00Z">
        <w:r w:rsidRPr="00CD1BBC" w:rsidDel="00D04C47">
          <w:rPr>
            <w:color w:val="0070C0"/>
          </w:rPr>
          <w:delText>Relacionamento com outras interfaces</w:delText>
        </w:r>
      </w:del>
    </w:p>
    <w:p w14:paraId="2B0DAADB" w14:textId="7D40078F" w:rsidR="008B59F8" w:rsidRPr="00CD1BBC" w:rsidDel="00D04C47" w:rsidRDefault="008B59F8" w:rsidP="00CD1BBC">
      <w:pPr>
        <w:pStyle w:val="PSDS-CorpodeTexto"/>
        <w:ind w:left="708"/>
        <w:jc w:val="both"/>
        <w:rPr>
          <w:del w:id="1181" w:author="Marcus Fernandes" w:date="2021-07-24T21:53:00Z"/>
          <w:rFonts w:ascii="Times New Roman" w:hAnsi="Times New Roman"/>
          <w:color w:val="0070C0"/>
        </w:rPr>
      </w:pPr>
      <w:del w:id="1182" w:author="Marcus Fernandes" w:date="2021-07-24T21:53:00Z">
        <w:r w:rsidRPr="00CD1BBC" w:rsidDel="00D04C47">
          <w:rPr>
            <w:rFonts w:ascii="Times New Roman" w:hAnsi="Times New Roman"/>
            <w:color w:val="0070C0"/>
          </w:rPr>
          <w:delText>Não se aplica.</w:delText>
        </w:r>
      </w:del>
    </w:p>
    <w:p w14:paraId="46605423" w14:textId="1C6EE406" w:rsidR="008B59F8" w:rsidDel="00D04C47" w:rsidRDefault="008B59F8" w:rsidP="00CD1BBC">
      <w:pPr>
        <w:pStyle w:val="CVRDNORMAL"/>
        <w:rPr>
          <w:del w:id="1183" w:author="Marcus Fernandes" w:date="2021-07-24T21:53:00Z"/>
        </w:rPr>
      </w:pPr>
    </w:p>
    <w:p w14:paraId="7888A355" w14:textId="44733233" w:rsidR="008B59F8" w:rsidRPr="00CD1BBC" w:rsidDel="00D04C47" w:rsidRDefault="008B59F8" w:rsidP="00CD1BBC">
      <w:pPr>
        <w:pStyle w:val="Ttulo4"/>
        <w:rPr>
          <w:del w:id="1184" w:author="Marcus Fernandes" w:date="2021-07-24T21:53:00Z"/>
          <w:color w:val="0070C0"/>
        </w:rPr>
      </w:pPr>
      <w:del w:id="1185" w:author="Marcus Fernandes" w:date="2021-07-24T21:53:00Z">
        <w:r w:rsidRPr="00CD1BBC" w:rsidDel="00D04C47">
          <w:rPr>
            <w:color w:val="0070C0"/>
          </w:rPr>
          <w:delText>Formato</w:delText>
        </w:r>
      </w:del>
    </w:p>
    <w:p w14:paraId="2CEEE985" w14:textId="13AB7AB0" w:rsidR="008B59F8" w:rsidRPr="00CD1BBC" w:rsidDel="00D04C47" w:rsidRDefault="008B59F8" w:rsidP="00CD1BBC">
      <w:pPr>
        <w:pStyle w:val="PSDS-CorpodeTexto"/>
        <w:ind w:left="708"/>
        <w:jc w:val="both"/>
        <w:rPr>
          <w:del w:id="1186" w:author="Marcus Fernandes" w:date="2021-07-24T21:53:00Z"/>
          <w:rFonts w:ascii="Times New Roman" w:hAnsi="Times New Roman"/>
          <w:color w:val="0070C0"/>
        </w:rPr>
      </w:pPr>
      <w:del w:id="1187" w:author="Marcus Fernandes" w:date="2021-07-24T21:53:00Z">
        <w:r w:rsidRPr="00CD1BBC" w:rsidDel="00D04C47">
          <w:rPr>
            <w:rFonts w:ascii="Times New Roman" w:hAnsi="Times New Roman"/>
            <w:color w:val="0070C0"/>
          </w:rPr>
          <w:delText>Não se aplica.</w:delText>
        </w:r>
      </w:del>
    </w:p>
    <w:p w14:paraId="64814DAF" w14:textId="348E65DD" w:rsidR="00385404" w:rsidDel="00D04C47" w:rsidRDefault="00385404" w:rsidP="00CD1BBC">
      <w:pPr>
        <w:pStyle w:val="CVRDNORMAL"/>
        <w:rPr>
          <w:del w:id="1188" w:author="Marcus Fernandes" w:date="2021-07-24T21:53:00Z"/>
        </w:rPr>
      </w:pPr>
    </w:p>
    <w:p w14:paraId="4F8E1F85" w14:textId="4B315EE0" w:rsidR="00385404" w:rsidRPr="003B0A3B" w:rsidDel="00D04C47" w:rsidRDefault="00385404" w:rsidP="00385404">
      <w:pPr>
        <w:pStyle w:val="Ttulo2"/>
        <w:rPr>
          <w:del w:id="1189" w:author="Marcus Fernandes" w:date="2021-07-24T21:53:00Z"/>
          <w:color w:val="0070C0"/>
        </w:rPr>
      </w:pPr>
      <w:bookmarkStart w:id="1190" w:name="_Toc21111872"/>
      <w:del w:id="1191" w:author="Marcus Fernandes" w:date="2021-07-24T21:53:00Z">
        <w:r w:rsidRPr="003B0A3B" w:rsidDel="00D04C47">
          <w:rPr>
            <w:color w:val="0070C0"/>
          </w:rPr>
          <w:delText xml:space="preserve">Interfaces de </w:delText>
        </w:r>
        <w:r w:rsidR="0061452B" w:rsidRPr="003B0A3B" w:rsidDel="00D04C47">
          <w:rPr>
            <w:color w:val="0070C0"/>
          </w:rPr>
          <w:delText>S</w:delText>
        </w:r>
        <w:r w:rsidRPr="003B0A3B" w:rsidDel="00D04C47">
          <w:rPr>
            <w:color w:val="0070C0"/>
          </w:rPr>
          <w:delText>oftware</w:delText>
        </w:r>
        <w:bookmarkEnd w:id="1190"/>
      </w:del>
    </w:p>
    <w:p w14:paraId="1A5C0F34" w14:textId="40119449" w:rsidR="00385404" w:rsidRPr="003B0A3B" w:rsidDel="00D04C47" w:rsidRDefault="00385404" w:rsidP="00CD1BBC">
      <w:pPr>
        <w:pStyle w:val="CVRDNORMAL"/>
        <w:rPr>
          <w:del w:id="1192" w:author="Marcus Fernandes" w:date="2021-07-24T21:53:00Z"/>
        </w:rPr>
      </w:pPr>
    </w:p>
    <w:p w14:paraId="58C00838" w14:textId="1B85E224" w:rsidR="00CA3B47" w:rsidRPr="003B0A3B" w:rsidDel="00D04C47" w:rsidRDefault="00385404" w:rsidP="00385404">
      <w:pPr>
        <w:pStyle w:val="PSDS-CorpodeTexto"/>
        <w:ind w:left="708"/>
        <w:jc w:val="both"/>
        <w:rPr>
          <w:del w:id="1193" w:author="Marcus Fernandes" w:date="2021-07-24T21:53:00Z"/>
          <w:rFonts w:ascii="Times New Roman" w:hAnsi="Times New Roman"/>
          <w:color w:val="0070C0"/>
        </w:rPr>
      </w:pPr>
      <w:del w:id="1194" w:author="Marcus Fernandes" w:date="2021-07-24T21:53:00Z">
        <w:r w:rsidRPr="003B0A3B" w:rsidDel="00D04C47">
          <w:rPr>
            <w:rFonts w:ascii="Times New Roman" w:hAnsi="Times New Roman"/>
            <w:color w:val="0070C0"/>
          </w:rPr>
          <w:delText>Descreve-se aqui a comunicação do sistema com algum outro sistema</w:delText>
        </w:r>
        <w:r w:rsidR="00CA3B47" w:rsidRPr="003B0A3B" w:rsidDel="00D04C47">
          <w:rPr>
            <w:rFonts w:ascii="Times New Roman" w:hAnsi="Times New Roman"/>
            <w:color w:val="0070C0"/>
          </w:rPr>
          <w:delText xml:space="preserve">. </w:delText>
        </w:r>
      </w:del>
    </w:p>
    <w:p w14:paraId="5A082D60" w14:textId="7A413B78" w:rsidR="003B0A3B" w:rsidDel="00D04C47" w:rsidRDefault="003B0A3B" w:rsidP="003B0A3B">
      <w:pPr>
        <w:widowControl/>
        <w:spacing w:line="240" w:lineRule="auto"/>
        <w:jc w:val="center"/>
        <w:rPr>
          <w:del w:id="1195" w:author="Marcus Fernandes" w:date="2021-07-24T21:53:00Z"/>
          <w:color w:val="0070C0"/>
        </w:rPr>
      </w:pPr>
    </w:p>
    <w:p w14:paraId="06C19E56" w14:textId="36054D6E" w:rsidR="00F577F7" w:rsidRPr="00AB357E" w:rsidDel="00D04C47" w:rsidRDefault="00F577F7" w:rsidP="003B0A3B">
      <w:pPr>
        <w:widowControl/>
        <w:spacing w:line="240" w:lineRule="auto"/>
        <w:jc w:val="center"/>
        <w:rPr>
          <w:del w:id="1196" w:author="Marcus Fernandes" w:date="2021-07-24T21:53:00Z"/>
          <w:b/>
          <w:color w:val="0070C0"/>
        </w:rPr>
      </w:pPr>
      <w:del w:id="1197" w:author="Marcus Fernandes" w:date="2021-07-24T21:53:00Z">
        <w:r w:rsidRPr="00AB357E" w:rsidDel="00D04C47">
          <w:rPr>
            <w:b/>
            <w:color w:val="0070C0"/>
          </w:rPr>
          <w:delText>Tabela 7: Lista de Interfaces de Hardware</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2"/>
        <w:gridCol w:w="1470"/>
        <w:gridCol w:w="1640"/>
        <w:gridCol w:w="2447"/>
        <w:gridCol w:w="2831"/>
      </w:tblGrid>
      <w:tr w:rsidR="0020541D" w:rsidRPr="00565CD0" w:rsidDel="00D04C47" w14:paraId="04C4A8E2" w14:textId="51D10A04" w:rsidTr="0020541D">
        <w:trPr>
          <w:tblHeader/>
          <w:jc w:val="center"/>
          <w:del w:id="1198" w:author="Marcus Fernandes" w:date="2021-07-24T21:53:00Z"/>
        </w:trPr>
        <w:tc>
          <w:tcPr>
            <w:tcW w:w="978" w:type="dxa"/>
            <w:shd w:val="clear" w:color="auto" w:fill="003366"/>
            <w:vAlign w:val="center"/>
          </w:tcPr>
          <w:p w14:paraId="4CE3F048" w14:textId="0231748A" w:rsidR="0020541D" w:rsidRPr="00565CD0" w:rsidDel="00D04C47" w:rsidRDefault="0020541D" w:rsidP="00F577F7">
            <w:pPr>
              <w:jc w:val="center"/>
              <w:rPr>
                <w:del w:id="1199" w:author="Marcus Fernandes" w:date="2021-07-24T21:53:00Z"/>
                <w:b/>
                <w:color w:val="FFFFFF"/>
              </w:rPr>
            </w:pPr>
            <w:del w:id="1200" w:author="Marcus Fernandes" w:date="2021-07-24T21:53:00Z">
              <w:r w:rsidRPr="00565CD0" w:rsidDel="00D04C47">
                <w:rPr>
                  <w:b/>
                  <w:color w:val="FFFFFF"/>
                </w:rPr>
                <w:delText>N</w:delText>
              </w:r>
              <w:r w:rsidDel="00D04C47">
                <w:rPr>
                  <w:b/>
                  <w:color w:val="FFFFFF"/>
                </w:rPr>
                <w:delText>úmero</w:delText>
              </w:r>
            </w:del>
          </w:p>
        </w:tc>
        <w:tc>
          <w:tcPr>
            <w:tcW w:w="1524" w:type="dxa"/>
            <w:shd w:val="clear" w:color="auto" w:fill="003366"/>
            <w:vAlign w:val="center"/>
          </w:tcPr>
          <w:p w14:paraId="5F85C5FB" w14:textId="3192C9D0" w:rsidR="0020541D" w:rsidRPr="00E71B39" w:rsidDel="00D04C47" w:rsidRDefault="0020541D" w:rsidP="00F577F7">
            <w:pPr>
              <w:jc w:val="center"/>
              <w:rPr>
                <w:del w:id="1201" w:author="Marcus Fernandes" w:date="2021-07-24T21:53:00Z"/>
                <w:b/>
              </w:rPr>
            </w:pPr>
            <w:del w:id="1202" w:author="Marcus Fernandes" w:date="2021-07-24T21:53:00Z">
              <w:r w:rsidRPr="00E71B39" w:rsidDel="00D04C47">
                <w:rPr>
                  <w:b/>
                </w:rPr>
                <w:delText>Interface</w:delText>
              </w:r>
            </w:del>
          </w:p>
        </w:tc>
        <w:tc>
          <w:tcPr>
            <w:tcW w:w="1669" w:type="dxa"/>
            <w:shd w:val="clear" w:color="auto" w:fill="003366"/>
          </w:tcPr>
          <w:p w14:paraId="2A09277F" w14:textId="444085CE" w:rsidR="0020541D" w:rsidDel="00D04C47" w:rsidRDefault="0020541D" w:rsidP="00F577F7">
            <w:pPr>
              <w:jc w:val="center"/>
              <w:rPr>
                <w:del w:id="1203" w:author="Marcus Fernandes" w:date="2021-07-24T21:53:00Z"/>
                <w:b/>
                <w:color w:val="FFFFFF"/>
              </w:rPr>
            </w:pPr>
            <w:del w:id="1204" w:author="Marcus Fernandes" w:date="2021-07-24T21:53:00Z">
              <w:r w:rsidDel="00D04C47">
                <w:rPr>
                  <w:b/>
                  <w:color w:val="FFFFFF"/>
                </w:rPr>
                <w:delText>Atores</w:delText>
              </w:r>
            </w:del>
          </w:p>
        </w:tc>
        <w:tc>
          <w:tcPr>
            <w:tcW w:w="2596" w:type="dxa"/>
            <w:shd w:val="clear" w:color="auto" w:fill="003366"/>
          </w:tcPr>
          <w:p w14:paraId="3C3CE989" w14:textId="6C99535A" w:rsidR="0020541D" w:rsidDel="00D04C47" w:rsidRDefault="0020541D" w:rsidP="00F577F7">
            <w:pPr>
              <w:jc w:val="center"/>
              <w:rPr>
                <w:del w:id="1205" w:author="Marcus Fernandes" w:date="2021-07-24T21:53:00Z"/>
                <w:b/>
                <w:color w:val="FFFFFF"/>
              </w:rPr>
            </w:pPr>
            <w:del w:id="1206" w:author="Marcus Fernandes" w:date="2021-07-24T21:53:00Z">
              <w:r w:rsidRPr="0020541D" w:rsidDel="00D04C47">
                <w:rPr>
                  <w:b/>
                </w:rPr>
                <w:delText>Caso de Uso</w:delText>
              </w:r>
            </w:del>
          </w:p>
        </w:tc>
        <w:tc>
          <w:tcPr>
            <w:tcW w:w="3027" w:type="dxa"/>
            <w:shd w:val="clear" w:color="auto" w:fill="003366"/>
            <w:vAlign w:val="center"/>
          </w:tcPr>
          <w:p w14:paraId="07D801AB" w14:textId="2D7DE543" w:rsidR="0020541D" w:rsidRPr="00565CD0" w:rsidDel="00D04C47" w:rsidRDefault="0020541D" w:rsidP="00F577F7">
            <w:pPr>
              <w:jc w:val="center"/>
              <w:rPr>
                <w:del w:id="1207" w:author="Marcus Fernandes" w:date="2021-07-24T21:53:00Z"/>
                <w:b/>
                <w:color w:val="FFFFFF"/>
              </w:rPr>
            </w:pPr>
            <w:del w:id="1208"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0AC34E08" w14:textId="258E4B06" w:rsidTr="0020541D">
        <w:trPr>
          <w:cantSplit/>
          <w:jc w:val="center"/>
          <w:del w:id="1209" w:author="Marcus Fernandes" w:date="2021-07-24T21:53:00Z"/>
        </w:trPr>
        <w:tc>
          <w:tcPr>
            <w:tcW w:w="978" w:type="dxa"/>
            <w:vAlign w:val="center"/>
          </w:tcPr>
          <w:p w14:paraId="078F9C94" w14:textId="73F78248" w:rsidR="0020541D" w:rsidRPr="00046A21" w:rsidDel="00D04C47" w:rsidRDefault="0020541D" w:rsidP="00F577F7">
            <w:pPr>
              <w:pStyle w:val="NormalPeq"/>
              <w:jc w:val="left"/>
              <w:rPr>
                <w:del w:id="1210" w:author="Marcus Fernandes" w:date="2021-07-24T21:53:00Z"/>
                <w:rFonts w:ascii="Times New Roman" w:hAnsi="Times New Roman"/>
                <w:sz w:val="20"/>
                <w:szCs w:val="20"/>
              </w:rPr>
            </w:pPr>
            <w:del w:id="1211" w:author="Marcus Fernandes" w:date="2021-07-24T21:53:00Z">
              <w:r w:rsidRPr="00046A21" w:rsidDel="00D04C47">
                <w:rPr>
                  <w:rFonts w:ascii="Times New Roman" w:hAnsi="Times New Roman"/>
                  <w:sz w:val="20"/>
                  <w:szCs w:val="20"/>
                </w:rPr>
                <w:delText>1</w:delText>
              </w:r>
            </w:del>
          </w:p>
        </w:tc>
        <w:tc>
          <w:tcPr>
            <w:tcW w:w="1524" w:type="dxa"/>
            <w:vAlign w:val="center"/>
          </w:tcPr>
          <w:p w14:paraId="2B768F44" w14:textId="3CAEC159" w:rsidR="0020541D" w:rsidRPr="00046A21" w:rsidDel="00D04C47" w:rsidRDefault="0020541D" w:rsidP="00F577F7">
            <w:pPr>
              <w:pStyle w:val="NormalPeq"/>
              <w:jc w:val="left"/>
              <w:rPr>
                <w:del w:id="1212" w:author="Marcus Fernandes" w:date="2021-07-24T21:53:00Z"/>
                <w:rFonts w:ascii="Times New Roman" w:hAnsi="Times New Roman"/>
                <w:color w:val="0070C0"/>
                <w:sz w:val="20"/>
                <w:szCs w:val="20"/>
              </w:rPr>
            </w:pPr>
            <w:del w:id="1213" w:author="Marcus Fernandes" w:date="2021-07-24T21:53:00Z">
              <w:r w:rsidDel="00D04C47">
                <w:rPr>
                  <w:rFonts w:ascii="Times New Roman" w:hAnsi="Times New Roman"/>
                  <w:color w:val="0070C0"/>
                  <w:sz w:val="20"/>
                  <w:szCs w:val="20"/>
                </w:rPr>
                <w:delText>Diretório de Mapas</w:delText>
              </w:r>
            </w:del>
          </w:p>
        </w:tc>
        <w:tc>
          <w:tcPr>
            <w:tcW w:w="1669" w:type="dxa"/>
          </w:tcPr>
          <w:p w14:paraId="7E62F1B3" w14:textId="173C477B" w:rsidR="0020541D" w:rsidDel="00D04C47" w:rsidRDefault="0020541D" w:rsidP="00F577F7">
            <w:pPr>
              <w:pStyle w:val="NormalPeq"/>
              <w:jc w:val="left"/>
              <w:rPr>
                <w:del w:id="1214" w:author="Marcus Fernandes" w:date="2021-07-24T21:53:00Z"/>
                <w:rFonts w:ascii="Times New Roman" w:hAnsi="Times New Roman"/>
                <w:color w:val="0070C0"/>
                <w:sz w:val="20"/>
                <w:szCs w:val="20"/>
              </w:rPr>
            </w:pPr>
          </w:p>
          <w:p w14:paraId="34DF639A" w14:textId="4C1330BB" w:rsidR="0020541D" w:rsidDel="00D04C47" w:rsidRDefault="0020541D" w:rsidP="00F577F7">
            <w:pPr>
              <w:pStyle w:val="NormalPeq"/>
              <w:jc w:val="left"/>
              <w:rPr>
                <w:del w:id="1215" w:author="Marcus Fernandes" w:date="2021-07-24T21:53:00Z"/>
                <w:rFonts w:ascii="Times New Roman" w:hAnsi="Times New Roman"/>
                <w:color w:val="0070C0"/>
                <w:sz w:val="20"/>
                <w:szCs w:val="20"/>
              </w:rPr>
            </w:pPr>
            <w:del w:id="1216" w:author="Marcus Fernandes" w:date="2021-07-24T21:53:00Z">
              <w:r w:rsidDel="00D04C47">
                <w:rPr>
                  <w:rFonts w:ascii="Times New Roman" w:hAnsi="Times New Roman"/>
                  <w:color w:val="0070C0"/>
                  <w:sz w:val="20"/>
                  <w:szCs w:val="20"/>
                </w:rPr>
                <w:delText>Administrador</w:delText>
              </w:r>
            </w:del>
          </w:p>
        </w:tc>
        <w:tc>
          <w:tcPr>
            <w:tcW w:w="2596" w:type="dxa"/>
          </w:tcPr>
          <w:p w14:paraId="78FCE348" w14:textId="2132775F" w:rsidR="0020541D" w:rsidDel="00D04C47" w:rsidRDefault="0020541D" w:rsidP="00DB4452">
            <w:pPr>
              <w:pStyle w:val="NormalPeq"/>
              <w:jc w:val="left"/>
              <w:rPr>
                <w:del w:id="1217" w:author="Marcus Fernandes" w:date="2021-07-24T21:53:00Z"/>
                <w:rFonts w:ascii="Times New Roman" w:hAnsi="Times New Roman"/>
                <w:color w:val="0070C0"/>
                <w:sz w:val="20"/>
                <w:szCs w:val="20"/>
              </w:rPr>
            </w:pPr>
            <w:del w:id="1218" w:author="Marcus Fernandes" w:date="2021-07-24T21:53:00Z">
              <w:r w:rsidDel="00D04C47">
                <w:rPr>
                  <w:rFonts w:ascii="Times New Roman" w:hAnsi="Times New Roman"/>
                  <w:color w:val="0070C0"/>
                  <w:sz w:val="20"/>
                  <w:szCs w:val="20"/>
                </w:rPr>
                <w:delText>Atualiza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del>
          </w:p>
        </w:tc>
        <w:tc>
          <w:tcPr>
            <w:tcW w:w="3027" w:type="dxa"/>
            <w:vAlign w:val="center"/>
          </w:tcPr>
          <w:p w14:paraId="18A84748" w14:textId="0FF783F7" w:rsidR="0020541D" w:rsidRPr="00565CD0" w:rsidDel="00D04C47" w:rsidRDefault="0020541D" w:rsidP="00DB4452">
            <w:pPr>
              <w:pStyle w:val="NormalPeq"/>
              <w:jc w:val="left"/>
              <w:rPr>
                <w:del w:id="1219" w:author="Marcus Fernandes" w:date="2021-07-24T21:53:00Z"/>
                <w:rFonts w:ascii="Times New Roman" w:hAnsi="Times New Roman"/>
                <w:color w:val="0070C0"/>
                <w:sz w:val="20"/>
                <w:szCs w:val="20"/>
              </w:rPr>
            </w:pPr>
            <w:del w:id="1220" w:author="Marcus Fernandes" w:date="2021-07-24T21:53:00Z">
              <w:r w:rsidDel="00D04C47">
                <w:rPr>
                  <w:rFonts w:ascii="Times New Roman" w:hAnsi="Times New Roman"/>
                  <w:color w:val="0070C0"/>
                  <w:sz w:val="20"/>
                  <w:szCs w:val="2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integra</w:delText>
              </w:r>
              <w:r w:rsidRPr="00CA3B47" w:rsidDel="00D04C47">
                <w:rPr>
                  <w:rFonts w:ascii="Times New Roman" w:hAnsi="Times New Roman"/>
                  <w:color w:val="0070C0"/>
                </w:rPr>
                <w:delText>c</w:delText>
              </w:r>
              <w:r w:rsidDel="00D04C47">
                <w:rPr>
                  <w:rFonts w:ascii="Times New Roman" w:hAnsi="Times New Roman"/>
                  <w:color w:val="0070C0"/>
                </w:rPr>
                <w:delText xml:space="preserve">ão </w:delText>
              </w:r>
              <w:r w:rsidRPr="00CA3B47" w:rsidDel="00D04C47">
                <w:rPr>
                  <w:rFonts w:ascii="Times New Roman" w:hAnsi="Times New Roman"/>
                  <w:color w:val="0070C0"/>
                </w:rPr>
                <w:delText>c</w:delText>
              </w:r>
              <w:r w:rsidDel="00D04C47">
                <w:rPr>
                  <w:rFonts w:ascii="Times New Roman" w:hAnsi="Times New Roman"/>
                  <w:color w:val="0070C0"/>
                </w:rPr>
                <w:delText>om o sistema “Diretorio de Mapas” da empresa XYZ através da qual mapas topografi</w:delText>
              </w:r>
              <w:r w:rsidRPr="00CA3B47" w:rsidDel="00D04C47">
                <w:rPr>
                  <w:rFonts w:ascii="Times New Roman" w:hAnsi="Times New Roman"/>
                  <w:color w:val="0070C0"/>
                </w:rPr>
                <w:delText>c</w:delText>
              </w:r>
              <w:r w:rsidDel="00D04C47">
                <w:rPr>
                  <w:rFonts w:ascii="Times New Roman" w:hAnsi="Times New Roman"/>
                  <w:color w:val="0070C0"/>
                </w:rPr>
                <w:delText>os podem ser importados</w:delText>
              </w:r>
            </w:del>
          </w:p>
        </w:tc>
      </w:tr>
      <w:tr w:rsidR="0020541D" w:rsidRPr="00254669" w:rsidDel="00D04C47" w14:paraId="3DFE1489" w14:textId="3D752948" w:rsidTr="0020541D">
        <w:trPr>
          <w:cantSplit/>
          <w:jc w:val="center"/>
          <w:del w:id="1221" w:author="Marcus Fernandes" w:date="2021-07-24T21:53:00Z"/>
        </w:trPr>
        <w:tc>
          <w:tcPr>
            <w:tcW w:w="978" w:type="dxa"/>
            <w:vAlign w:val="center"/>
          </w:tcPr>
          <w:p w14:paraId="01953737" w14:textId="76278122" w:rsidR="0020541D" w:rsidRPr="00046A21" w:rsidDel="00D04C47" w:rsidRDefault="0020541D" w:rsidP="00F577F7">
            <w:pPr>
              <w:pStyle w:val="NormalPeq"/>
              <w:jc w:val="left"/>
              <w:rPr>
                <w:del w:id="1222" w:author="Marcus Fernandes" w:date="2021-07-24T21:53:00Z"/>
                <w:rFonts w:ascii="Times New Roman" w:hAnsi="Times New Roman"/>
                <w:sz w:val="20"/>
                <w:szCs w:val="20"/>
              </w:rPr>
            </w:pPr>
            <w:del w:id="1223" w:author="Marcus Fernandes" w:date="2021-07-24T21:53:00Z">
              <w:r w:rsidRPr="00046A21" w:rsidDel="00D04C47">
                <w:rPr>
                  <w:rFonts w:ascii="Times New Roman" w:hAnsi="Times New Roman"/>
                  <w:sz w:val="20"/>
                  <w:szCs w:val="20"/>
                </w:rPr>
                <w:delText>2</w:delText>
              </w:r>
            </w:del>
          </w:p>
        </w:tc>
        <w:tc>
          <w:tcPr>
            <w:tcW w:w="1524" w:type="dxa"/>
            <w:vAlign w:val="center"/>
          </w:tcPr>
          <w:p w14:paraId="5473F632" w14:textId="6491DA0E" w:rsidR="0020541D" w:rsidRPr="00565CD0" w:rsidDel="00D04C47" w:rsidRDefault="0020541D" w:rsidP="00F577F7">
            <w:pPr>
              <w:pStyle w:val="NormalPeq"/>
              <w:jc w:val="left"/>
              <w:rPr>
                <w:del w:id="1224" w:author="Marcus Fernandes" w:date="2021-07-24T21:53:00Z"/>
                <w:rFonts w:ascii="Times New Roman" w:hAnsi="Times New Roman"/>
                <w:color w:val="0070C0"/>
                <w:sz w:val="20"/>
                <w:szCs w:val="20"/>
              </w:rPr>
            </w:pPr>
          </w:p>
        </w:tc>
        <w:tc>
          <w:tcPr>
            <w:tcW w:w="1669" w:type="dxa"/>
          </w:tcPr>
          <w:p w14:paraId="7FB8C55C" w14:textId="4A6729B8" w:rsidR="0020541D" w:rsidDel="00D04C47" w:rsidRDefault="0020541D" w:rsidP="00F577F7">
            <w:pPr>
              <w:pStyle w:val="NormalPeq"/>
              <w:jc w:val="left"/>
              <w:rPr>
                <w:del w:id="1225" w:author="Marcus Fernandes" w:date="2021-07-24T21:53:00Z"/>
                <w:rFonts w:ascii="Times New Roman" w:hAnsi="Times New Roman"/>
                <w:color w:val="0070C0"/>
                <w:sz w:val="20"/>
                <w:szCs w:val="20"/>
              </w:rPr>
            </w:pPr>
          </w:p>
        </w:tc>
        <w:tc>
          <w:tcPr>
            <w:tcW w:w="2596" w:type="dxa"/>
          </w:tcPr>
          <w:p w14:paraId="6E7866FC" w14:textId="72B8617D" w:rsidR="0020541D" w:rsidRPr="00BD0A57" w:rsidDel="00D04C47" w:rsidRDefault="0020541D" w:rsidP="00F577F7">
            <w:pPr>
              <w:pStyle w:val="NormalPeq"/>
              <w:jc w:val="left"/>
              <w:rPr>
                <w:del w:id="1226" w:author="Marcus Fernandes" w:date="2021-07-24T21:53:00Z"/>
                <w:rFonts w:ascii="Times New Roman" w:hAnsi="Times New Roman"/>
                <w:b/>
                <w:color w:val="0070C0"/>
                <w:sz w:val="20"/>
                <w:szCs w:val="20"/>
              </w:rPr>
            </w:pPr>
          </w:p>
        </w:tc>
        <w:tc>
          <w:tcPr>
            <w:tcW w:w="3027" w:type="dxa"/>
            <w:vAlign w:val="center"/>
          </w:tcPr>
          <w:p w14:paraId="1C13C876" w14:textId="2680FCF6" w:rsidR="0020541D" w:rsidRPr="00BD0A57" w:rsidDel="00D04C47" w:rsidRDefault="0020541D" w:rsidP="00F577F7">
            <w:pPr>
              <w:pStyle w:val="NormalPeq"/>
              <w:jc w:val="left"/>
              <w:rPr>
                <w:del w:id="1227" w:author="Marcus Fernandes" w:date="2021-07-24T21:53:00Z"/>
                <w:rFonts w:ascii="Times New Roman" w:hAnsi="Times New Roman"/>
                <w:b/>
                <w:color w:val="0070C0"/>
                <w:sz w:val="20"/>
                <w:szCs w:val="20"/>
              </w:rPr>
            </w:pPr>
          </w:p>
        </w:tc>
      </w:tr>
      <w:tr w:rsidR="0020541D" w:rsidRPr="00F577F7" w:rsidDel="00D04C47" w14:paraId="04CA7FB8" w14:textId="389C545C" w:rsidTr="0020541D">
        <w:trPr>
          <w:cantSplit/>
          <w:jc w:val="center"/>
          <w:del w:id="1228" w:author="Marcus Fernandes" w:date="2021-07-24T21:53:00Z"/>
        </w:trPr>
        <w:tc>
          <w:tcPr>
            <w:tcW w:w="978" w:type="dxa"/>
            <w:vAlign w:val="center"/>
          </w:tcPr>
          <w:p w14:paraId="5766920D" w14:textId="4BE45451" w:rsidR="0020541D" w:rsidRPr="00046A21" w:rsidDel="00D04C47" w:rsidRDefault="0020541D" w:rsidP="00F577F7">
            <w:pPr>
              <w:pStyle w:val="NormalPeq"/>
              <w:jc w:val="left"/>
              <w:rPr>
                <w:del w:id="1229" w:author="Marcus Fernandes" w:date="2021-07-24T21:53:00Z"/>
                <w:rFonts w:ascii="Times New Roman" w:hAnsi="Times New Roman"/>
                <w:sz w:val="20"/>
                <w:szCs w:val="20"/>
              </w:rPr>
            </w:pPr>
            <w:del w:id="1230" w:author="Marcus Fernandes" w:date="2021-07-24T21:53:00Z">
              <w:r w:rsidRPr="00046A21" w:rsidDel="00D04C47">
                <w:rPr>
                  <w:rFonts w:ascii="Times New Roman" w:hAnsi="Times New Roman"/>
                  <w:sz w:val="20"/>
                  <w:szCs w:val="20"/>
                </w:rPr>
                <w:delText>3</w:delText>
              </w:r>
            </w:del>
          </w:p>
        </w:tc>
        <w:tc>
          <w:tcPr>
            <w:tcW w:w="1524" w:type="dxa"/>
            <w:vAlign w:val="center"/>
          </w:tcPr>
          <w:p w14:paraId="14FDE51A" w14:textId="11838D7B" w:rsidR="0020541D" w:rsidRPr="00565CD0" w:rsidDel="00D04C47" w:rsidRDefault="0020541D" w:rsidP="00F577F7">
            <w:pPr>
              <w:pStyle w:val="NormalPeq"/>
              <w:jc w:val="left"/>
              <w:rPr>
                <w:del w:id="1231" w:author="Marcus Fernandes" w:date="2021-07-24T21:53:00Z"/>
                <w:rFonts w:ascii="Times New Roman" w:hAnsi="Times New Roman"/>
                <w:color w:val="0070C0"/>
                <w:sz w:val="20"/>
                <w:szCs w:val="20"/>
              </w:rPr>
            </w:pPr>
          </w:p>
        </w:tc>
        <w:tc>
          <w:tcPr>
            <w:tcW w:w="1669" w:type="dxa"/>
          </w:tcPr>
          <w:p w14:paraId="6B4ACAE5" w14:textId="7ED76A4B" w:rsidR="0020541D" w:rsidRPr="00565CD0" w:rsidDel="00D04C47" w:rsidRDefault="0020541D" w:rsidP="00F577F7">
            <w:pPr>
              <w:pStyle w:val="NormalPeq"/>
              <w:jc w:val="left"/>
              <w:rPr>
                <w:del w:id="1232" w:author="Marcus Fernandes" w:date="2021-07-24T21:53:00Z"/>
                <w:rFonts w:ascii="Times New Roman" w:hAnsi="Times New Roman"/>
                <w:color w:val="0070C0"/>
                <w:sz w:val="20"/>
                <w:szCs w:val="20"/>
              </w:rPr>
            </w:pPr>
          </w:p>
        </w:tc>
        <w:tc>
          <w:tcPr>
            <w:tcW w:w="2596" w:type="dxa"/>
          </w:tcPr>
          <w:p w14:paraId="2F5692BA" w14:textId="2915AB72" w:rsidR="0020541D" w:rsidRPr="00565CD0" w:rsidDel="00D04C47" w:rsidRDefault="0020541D" w:rsidP="00F577F7">
            <w:pPr>
              <w:pStyle w:val="NormalPeq"/>
              <w:jc w:val="left"/>
              <w:rPr>
                <w:del w:id="1233" w:author="Marcus Fernandes" w:date="2021-07-24T21:53:00Z"/>
                <w:rFonts w:ascii="Times New Roman" w:hAnsi="Times New Roman"/>
                <w:color w:val="0070C0"/>
                <w:sz w:val="20"/>
                <w:szCs w:val="20"/>
              </w:rPr>
            </w:pPr>
          </w:p>
        </w:tc>
        <w:tc>
          <w:tcPr>
            <w:tcW w:w="3027" w:type="dxa"/>
            <w:vAlign w:val="center"/>
          </w:tcPr>
          <w:p w14:paraId="2747B3D3" w14:textId="3F5EF2FB" w:rsidR="0020541D" w:rsidRPr="00565CD0" w:rsidDel="00D04C47" w:rsidRDefault="0020541D" w:rsidP="00F577F7">
            <w:pPr>
              <w:pStyle w:val="NormalPeq"/>
              <w:jc w:val="left"/>
              <w:rPr>
                <w:del w:id="1234" w:author="Marcus Fernandes" w:date="2021-07-24T21:53:00Z"/>
                <w:rFonts w:ascii="Times New Roman" w:hAnsi="Times New Roman"/>
                <w:color w:val="0070C0"/>
                <w:sz w:val="20"/>
                <w:szCs w:val="20"/>
              </w:rPr>
            </w:pPr>
          </w:p>
        </w:tc>
      </w:tr>
    </w:tbl>
    <w:p w14:paraId="6792760E" w14:textId="605D2AB5" w:rsidR="00F577F7" w:rsidRPr="00CA3B47" w:rsidDel="00D04C47" w:rsidRDefault="00F577F7" w:rsidP="00F577F7">
      <w:pPr>
        <w:pStyle w:val="PSDS-CorpodeTexto"/>
        <w:jc w:val="both"/>
        <w:rPr>
          <w:del w:id="1235" w:author="Marcus Fernandes" w:date="2021-07-24T21:53:00Z"/>
          <w:rFonts w:ascii="Times New Roman" w:hAnsi="Times New Roman"/>
          <w:color w:val="0070C0"/>
        </w:rPr>
      </w:pPr>
    </w:p>
    <w:p w14:paraId="78C7EA79" w14:textId="5A292F8D" w:rsidR="00CA3B47" w:rsidDel="00D04C47" w:rsidRDefault="00F577F7" w:rsidP="00F577F7">
      <w:pPr>
        <w:pStyle w:val="PSDS-CorpodeTexto"/>
        <w:ind w:left="708"/>
        <w:jc w:val="both"/>
        <w:rPr>
          <w:del w:id="1236" w:author="Marcus Fernandes" w:date="2021-07-24T21:53:00Z"/>
          <w:rFonts w:ascii="Times New Roman" w:hAnsi="Times New Roman"/>
          <w:color w:val="0070C0"/>
        </w:rPr>
      </w:pPr>
      <w:del w:id="1237" w:author="Marcus Fernandes" w:date="2021-07-24T21:53:00Z">
        <w:r w:rsidDel="00D04C47">
          <w:rPr>
            <w:rFonts w:ascii="Times New Roman" w:hAnsi="Times New Roman"/>
            <w:color w:val="0070C0"/>
          </w:rPr>
          <w:delText xml:space="preserve">Para </w:delText>
        </w:r>
        <w:r w:rsidRPr="00CA3B47" w:rsidDel="00D04C47">
          <w:rPr>
            <w:rFonts w:ascii="Times New Roman" w:hAnsi="Times New Roman"/>
            <w:color w:val="0070C0"/>
          </w:rPr>
          <w:delText xml:space="preserve">cada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hardware é ne</w:delText>
        </w:r>
        <w:r w:rsidRPr="00CA3B47" w:rsidDel="00D04C47">
          <w:rPr>
            <w:rFonts w:ascii="Times New Roman" w:hAnsi="Times New Roman"/>
            <w:color w:val="0070C0"/>
          </w:rPr>
          <w:delText>c</w:delText>
        </w:r>
        <w:r w:rsidDel="00D04C47">
          <w:rPr>
            <w:rFonts w:ascii="Times New Roman" w:hAnsi="Times New Roman"/>
            <w:color w:val="0070C0"/>
          </w:rPr>
          <w:delText>essario des</w:delText>
        </w:r>
        <w:r w:rsidRPr="00CA3B47" w:rsidDel="00D04C47">
          <w:rPr>
            <w:rFonts w:ascii="Times New Roman" w:hAnsi="Times New Roman"/>
            <w:color w:val="0070C0"/>
          </w:rPr>
          <w:delText>c</w:delText>
        </w:r>
        <w:r w:rsidDel="00D04C47">
          <w:rPr>
            <w:rFonts w:ascii="Times New Roman" w:hAnsi="Times New Roman"/>
            <w:color w:val="0070C0"/>
          </w:rPr>
          <w:delText>rever os atores que a utilizam, a fonte de dados entrada o destino dos dados de saída e o formato dos dados que nela trafegam, além dos rela</w:delText>
        </w:r>
        <w:r w:rsidRPr="00CA3B47" w:rsidDel="00D04C47">
          <w:rPr>
            <w:rFonts w:ascii="Times New Roman" w:hAnsi="Times New Roman"/>
            <w:color w:val="0070C0"/>
          </w:rPr>
          <w:delText>c</w:delText>
        </w:r>
        <w:r w:rsidDel="00D04C47">
          <w:rPr>
            <w:rFonts w:ascii="Times New Roman" w:hAnsi="Times New Roman"/>
            <w:color w:val="0070C0"/>
          </w:rPr>
          <w:delText xml:space="preserve">ionamentos </w:delText>
        </w:r>
        <w:r w:rsidRPr="00CA3B47" w:rsidDel="00D04C47">
          <w:rPr>
            <w:rFonts w:ascii="Times New Roman" w:hAnsi="Times New Roman"/>
            <w:color w:val="0070C0"/>
          </w:rPr>
          <w:delText>c</w:delText>
        </w:r>
        <w:r w:rsidDel="00D04C47">
          <w:rPr>
            <w:rFonts w:ascii="Times New Roman" w:hAnsi="Times New Roman"/>
            <w:color w:val="0070C0"/>
          </w:rPr>
          <w:delText>om as demais interfa</w:delText>
        </w:r>
        <w:r w:rsidRPr="00CA3B47" w:rsidDel="00D04C47">
          <w:rPr>
            <w:rFonts w:ascii="Times New Roman" w:hAnsi="Times New Roman"/>
            <w:color w:val="0070C0"/>
          </w:rPr>
          <w:delText>c</w:delText>
        </w:r>
        <w:r w:rsidDel="00D04C47">
          <w:rPr>
            <w:rFonts w:ascii="Times New Roman" w:hAnsi="Times New Roman"/>
            <w:color w:val="0070C0"/>
          </w:rPr>
          <w:delText>es do sistema</w:delText>
        </w:r>
      </w:del>
    </w:p>
    <w:p w14:paraId="287B19AC" w14:textId="79121E9E" w:rsidR="00F577F7" w:rsidDel="00D04C47" w:rsidRDefault="00F577F7" w:rsidP="00F577F7">
      <w:pPr>
        <w:pStyle w:val="PSDS-CorpodeTexto"/>
        <w:ind w:left="708"/>
        <w:jc w:val="both"/>
        <w:rPr>
          <w:del w:id="1238" w:author="Marcus Fernandes" w:date="2021-07-24T21:53:00Z"/>
          <w:rFonts w:ascii="Times New Roman" w:hAnsi="Times New Roman"/>
        </w:rPr>
      </w:pPr>
    </w:p>
    <w:p w14:paraId="15949CC0" w14:textId="28668E3E" w:rsidR="00B22EAB" w:rsidRPr="00F577F7" w:rsidDel="00D04C47" w:rsidRDefault="00B22EAB" w:rsidP="00CD1BBC">
      <w:pPr>
        <w:pStyle w:val="Ttulo3"/>
        <w:rPr>
          <w:del w:id="1239" w:author="Marcus Fernandes" w:date="2021-07-24T21:53:00Z"/>
          <w:color w:val="0070C0"/>
        </w:rPr>
      </w:pPr>
      <w:bookmarkStart w:id="1240" w:name="_Toc21111873"/>
      <w:del w:id="1241" w:author="Marcus Fernandes" w:date="2021-07-24T21:53:00Z">
        <w:r w:rsidRPr="00CD1BBC" w:rsidDel="00D04C47">
          <w:rPr>
            <w:color w:val="0070C0"/>
          </w:rPr>
          <w:delText xml:space="preserve">Interface com </w:delText>
        </w:r>
        <w:r w:rsidR="008B59F8" w:rsidRPr="00CD1BBC" w:rsidDel="00D04C47">
          <w:rPr>
            <w:color w:val="0070C0"/>
          </w:rPr>
          <w:delText xml:space="preserve">Diretório de </w:delText>
        </w:r>
        <w:r w:rsidR="00F577F7" w:rsidDel="00D04C47">
          <w:rPr>
            <w:color w:val="0070C0"/>
          </w:rPr>
          <w:delText>Mapas</w:delText>
        </w:r>
        <w:bookmarkEnd w:id="1240"/>
      </w:del>
    </w:p>
    <w:p w14:paraId="014E2D3F" w14:textId="1844883A" w:rsidR="00B22EAB" w:rsidRPr="00CD1BBC" w:rsidDel="00D04C47" w:rsidRDefault="00B22EAB" w:rsidP="00CD1BBC">
      <w:pPr>
        <w:pStyle w:val="Ttulo4"/>
        <w:rPr>
          <w:del w:id="1242" w:author="Marcus Fernandes" w:date="2021-07-24T21:53:00Z"/>
          <w:color w:val="0070C0"/>
        </w:rPr>
      </w:pPr>
      <w:del w:id="1243" w:author="Marcus Fernandes" w:date="2021-07-24T21:53:00Z">
        <w:r w:rsidRPr="00CD1BBC" w:rsidDel="00D04C47">
          <w:rPr>
            <w:color w:val="0070C0"/>
          </w:rPr>
          <w:delText>Fonte de Entrada</w:delText>
        </w:r>
      </w:del>
    </w:p>
    <w:p w14:paraId="2F2A85E8" w14:textId="72046A76" w:rsidR="00B22EAB" w:rsidRPr="00CD1BBC" w:rsidDel="00D04C47" w:rsidRDefault="00B22EAB" w:rsidP="008B59F8">
      <w:pPr>
        <w:pStyle w:val="PSDS-CorpodeTexto"/>
        <w:ind w:left="708"/>
        <w:jc w:val="both"/>
        <w:rPr>
          <w:del w:id="1244" w:author="Marcus Fernandes" w:date="2021-07-24T21:53:00Z"/>
          <w:rFonts w:ascii="Times New Roman" w:hAnsi="Times New Roman"/>
          <w:color w:val="0070C0"/>
        </w:rPr>
      </w:pPr>
      <w:del w:id="1245" w:author="Marcus Fernandes" w:date="2021-07-24T21:53:00Z">
        <w:r w:rsidRPr="00CD1BBC" w:rsidDel="00D04C47">
          <w:rPr>
            <w:rFonts w:ascii="Times New Roman" w:hAnsi="Times New Roman"/>
            <w:color w:val="0070C0"/>
          </w:rPr>
          <w:delText>Os dados de entrada</w:delText>
        </w:r>
        <w:r w:rsidR="00F577F7" w:rsidDel="00D04C47">
          <w:rPr>
            <w:rFonts w:ascii="Times New Roman" w:hAnsi="Times New Roman"/>
            <w:color w:val="0070C0"/>
          </w:rPr>
          <w:delText xml:space="preserve"> são fornecidos pelo sistema “Diretório de Mapas” </w:delText>
        </w:r>
        <w:r w:rsidRPr="00CD1BBC" w:rsidDel="00D04C47">
          <w:rPr>
            <w:rFonts w:ascii="Times New Roman" w:hAnsi="Times New Roman"/>
            <w:color w:val="0070C0"/>
          </w:rPr>
          <w:delText>versão 1.2 da empresa XYZ. Os dados</w:delText>
        </w:r>
        <w:r w:rsidR="008B59F8" w:rsidRPr="00CD1BBC" w:rsidDel="00D04C47">
          <w:rPr>
            <w:rFonts w:ascii="Times New Roman" w:hAnsi="Times New Roman"/>
            <w:color w:val="0070C0"/>
          </w:rPr>
          <w:delText xml:space="preserve"> </w:delText>
        </w:r>
        <w:r w:rsidRPr="00CD1BBC" w:rsidDel="00D04C47">
          <w:rPr>
            <w:rFonts w:ascii="Times New Roman" w:hAnsi="Times New Roman"/>
            <w:color w:val="0070C0"/>
          </w:rPr>
          <w:delText>deverão ser disponibilizadas por meio de um arquivo texto, de extensão .</w:delText>
        </w:r>
        <w:r w:rsidR="008B59F8" w:rsidRPr="00CD1BBC" w:rsidDel="00D04C47">
          <w:rPr>
            <w:rFonts w:ascii="Times New Roman" w:hAnsi="Times New Roman"/>
            <w:color w:val="0070C0"/>
          </w:rPr>
          <w:delText>csv</w:delText>
        </w:r>
        <w:r w:rsidRPr="00CD1BBC" w:rsidDel="00D04C47">
          <w:rPr>
            <w:rFonts w:ascii="Times New Roman" w:hAnsi="Times New Roman"/>
            <w:color w:val="0070C0"/>
          </w:rPr>
          <w:delText>, disponibilizado em diretório compartilhado no Servidor de D</w:delText>
        </w:r>
        <w:r w:rsidR="008B59F8" w:rsidRPr="00CD1BBC" w:rsidDel="00D04C47">
          <w:rPr>
            <w:rFonts w:ascii="Times New Roman" w:hAnsi="Times New Roman"/>
            <w:color w:val="0070C0"/>
          </w:rPr>
          <w:delText>ocumentos.</w:delText>
        </w:r>
      </w:del>
    </w:p>
    <w:p w14:paraId="0D5FDBB8" w14:textId="2E7536FE" w:rsidR="00B22EAB" w:rsidDel="00D04C47" w:rsidRDefault="00B22EAB" w:rsidP="00CD1BBC">
      <w:pPr>
        <w:pStyle w:val="CVRDNORMAL"/>
        <w:rPr>
          <w:del w:id="1246" w:author="Marcus Fernandes" w:date="2021-07-24T21:53:00Z"/>
        </w:rPr>
      </w:pPr>
    </w:p>
    <w:p w14:paraId="317CD6EF" w14:textId="5340CB1C" w:rsidR="00B22EAB" w:rsidRPr="00CD1BBC" w:rsidDel="00D04C47" w:rsidRDefault="00B22EAB" w:rsidP="00CD1BBC">
      <w:pPr>
        <w:pStyle w:val="Ttulo4"/>
        <w:rPr>
          <w:del w:id="1247" w:author="Marcus Fernandes" w:date="2021-07-24T21:53:00Z"/>
          <w:color w:val="0070C0"/>
        </w:rPr>
      </w:pPr>
      <w:del w:id="1248" w:author="Marcus Fernandes" w:date="2021-07-24T21:53:00Z">
        <w:r w:rsidRPr="00CD1BBC" w:rsidDel="00D04C47">
          <w:rPr>
            <w:color w:val="0070C0"/>
          </w:rPr>
          <w:delText>Destino de Saída</w:delText>
        </w:r>
      </w:del>
    </w:p>
    <w:p w14:paraId="1D4E49AF" w14:textId="4FB14505" w:rsidR="00B22EAB" w:rsidRPr="00CD1BBC" w:rsidDel="00D04C47" w:rsidRDefault="00B22EAB" w:rsidP="008B59F8">
      <w:pPr>
        <w:pStyle w:val="PSDS-CorpodeTexto"/>
        <w:ind w:left="708"/>
        <w:jc w:val="both"/>
        <w:rPr>
          <w:del w:id="1249" w:author="Marcus Fernandes" w:date="2021-07-24T21:53:00Z"/>
          <w:rFonts w:ascii="Times New Roman" w:hAnsi="Times New Roman"/>
          <w:color w:val="0070C0"/>
        </w:rPr>
      </w:pPr>
      <w:del w:id="1250" w:author="Marcus Fernandes" w:date="2021-07-24T21:53:00Z">
        <w:r w:rsidRPr="00CD1BBC" w:rsidDel="00D04C47">
          <w:rPr>
            <w:rFonts w:ascii="Times New Roman" w:hAnsi="Times New Roman"/>
            <w:color w:val="0070C0"/>
          </w:rPr>
          <w:delText xml:space="preserve">Os arquivos gerados serão copiados para o </w:delText>
        </w:r>
        <w:r w:rsidR="008B59F8" w:rsidRPr="00CD1BBC" w:rsidDel="00D04C47">
          <w:rPr>
            <w:rFonts w:ascii="Times New Roman" w:hAnsi="Times New Roman"/>
            <w:color w:val="0070C0"/>
          </w:rPr>
          <w:delText>banco de dados do sistema após pré-procesamento para excluir dados replicados</w:delText>
        </w:r>
        <w:r w:rsidRPr="00CD1BBC" w:rsidDel="00D04C47">
          <w:rPr>
            <w:rFonts w:ascii="Times New Roman" w:hAnsi="Times New Roman"/>
            <w:color w:val="0070C0"/>
          </w:rPr>
          <w:delText>.</w:delText>
        </w:r>
      </w:del>
    </w:p>
    <w:p w14:paraId="5F6D78E8" w14:textId="5EB19F1D" w:rsidR="00B22EAB" w:rsidDel="00D04C47" w:rsidRDefault="00B22EAB" w:rsidP="00CD1BBC">
      <w:pPr>
        <w:pStyle w:val="CVRDNORMAL"/>
        <w:rPr>
          <w:del w:id="1251" w:author="Marcus Fernandes" w:date="2021-07-24T21:53:00Z"/>
        </w:rPr>
      </w:pPr>
    </w:p>
    <w:p w14:paraId="05C43291" w14:textId="1F4DDF9F" w:rsidR="00B22EAB" w:rsidRPr="00CD1BBC" w:rsidDel="00D04C47" w:rsidRDefault="00B22EAB" w:rsidP="00CD1BBC">
      <w:pPr>
        <w:pStyle w:val="Ttulo4"/>
        <w:rPr>
          <w:del w:id="1252" w:author="Marcus Fernandes" w:date="2021-07-24T21:53:00Z"/>
          <w:color w:val="0070C0"/>
        </w:rPr>
      </w:pPr>
      <w:del w:id="1253" w:author="Marcus Fernandes" w:date="2021-07-24T21:53:00Z">
        <w:r w:rsidRPr="00CD1BBC" w:rsidDel="00D04C47">
          <w:rPr>
            <w:color w:val="0070C0"/>
          </w:rPr>
          <w:delText>Relacionamento com outras interfaces</w:delText>
        </w:r>
      </w:del>
    </w:p>
    <w:p w14:paraId="52D48B0A" w14:textId="2F5C36CC" w:rsidR="00B22EAB" w:rsidRPr="00CD1BBC" w:rsidDel="00D04C47" w:rsidRDefault="00B22EAB" w:rsidP="00CD1BBC">
      <w:pPr>
        <w:pStyle w:val="PSDS-CorpodeTexto"/>
        <w:ind w:left="708"/>
        <w:jc w:val="both"/>
        <w:rPr>
          <w:del w:id="1254" w:author="Marcus Fernandes" w:date="2021-07-24T21:53:00Z"/>
          <w:rFonts w:ascii="Times New Roman" w:hAnsi="Times New Roman"/>
          <w:color w:val="0070C0"/>
        </w:rPr>
      </w:pPr>
      <w:del w:id="1255" w:author="Marcus Fernandes" w:date="2021-07-24T21:53:00Z">
        <w:r w:rsidRPr="00CD1BBC" w:rsidDel="00D04C47">
          <w:rPr>
            <w:rFonts w:ascii="Times New Roman" w:hAnsi="Times New Roman"/>
            <w:color w:val="0070C0"/>
          </w:rPr>
          <w:delText xml:space="preserve">Os arquivos lidos serão utilizados para gerar </w:delText>
        </w:r>
        <w:r w:rsidR="00CD1BBC" w:rsidDel="00D04C47">
          <w:rPr>
            <w:rFonts w:ascii="Times New Roman" w:hAnsi="Times New Roman"/>
            <w:color w:val="0070C0"/>
          </w:rPr>
          <w:delText>os mapas topografi</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os</w:delText>
        </w:r>
        <w:r w:rsidRPr="00CD1BBC" w:rsidDel="00D04C47">
          <w:rPr>
            <w:rFonts w:ascii="Times New Roman" w:hAnsi="Times New Roman"/>
            <w:color w:val="0070C0"/>
          </w:rPr>
          <w:delText xml:space="preserve"> na interfa</w:delText>
        </w:r>
        <w:r w:rsidR="00CD1BBC" w:rsidDel="00D04C47">
          <w:rPr>
            <w:rFonts w:ascii="Times New Roman" w:hAnsi="Times New Roman"/>
            <w:color w:val="0070C0"/>
          </w:rPr>
          <w:delText>ce principal do sistema</w:delText>
        </w:r>
        <w:r w:rsidRPr="00CD1BBC" w:rsidDel="00D04C47">
          <w:rPr>
            <w:rFonts w:ascii="Times New Roman" w:hAnsi="Times New Roman"/>
            <w:color w:val="0070C0"/>
          </w:rPr>
          <w:delText>.</w:delText>
        </w:r>
      </w:del>
    </w:p>
    <w:p w14:paraId="3EE6D879" w14:textId="7FAF0AC5" w:rsidR="00F577F7" w:rsidRPr="00E43A63" w:rsidDel="00D04C47" w:rsidRDefault="00F577F7">
      <w:pPr>
        <w:widowControl/>
        <w:spacing w:line="240" w:lineRule="auto"/>
        <w:rPr>
          <w:del w:id="1256" w:author="Marcus Fernandes" w:date="2021-07-24T21:53:00Z"/>
          <w:rFonts w:ascii="Arial" w:hAnsi="Arial" w:cs="Arial"/>
          <w:color w:val="0070C0"/>
        </w:rPr>
      </w:pPr>
    </w:p>
    <w:p w14:paraId="390B6BA1" w14:textId="38EF508A" w:rsidR="00B22EAB" w:rsidRPr="00CD1BBC" w:rsidDel="00D04C47" w:rsidRDefault="00B22EAB" w:rsidP="00CD1BBC">
      <w:pPr>
        <w:pStyle w:val="Ttulo4"/>
        <w:rPr>
          <w:del w:id="1257" w:author="Marcus Fernandes" w:date="2021-07-24T21:53:00Z"/>
          <w:color w:val="0070C0"/>
        </w:rPr>
      </w:pPr>
      <w:del w:id="1258" w:author="Marcus Fernandes" w:date="2021-07-24T21:53:00Z">
        <w:r w:rsidRPr="00CD1BBC" w:rsidDel="00D04C47">
          <w:rPr>
            <w:color w:val="0070C0"/>
          </w:rPr>
          <w:delText>Formato</w:delText>
        </w:r>
      </w:del>
    </w:p>
    <w:p w14:paraId="062CD8E2" w14:textId="4FF19786" w:rsidR="00B22EAB" w:rsidDel="00D04C47" w:rsidRDefault="00B22EAB" w:rsidP="00B22EAB">
      <w:pPr>
        <w:rPr>
          <w:del w:id="1259" w:author="Marcus Fernandes" w:date="2021-07-24T21:53:00Z"/>
        </w:rPr>
      </w:pPr>
    </w:p>
    <w:p w14:paraId="0188FDF8" w14:textId="4A91C813" w:rsidR="00B22EAB" w:rsidRPr="00CD1BBC" w:rsidDel="00D04C47" w:rsidRDefault="00B22EAB" w:rsidP="00CD1BBC">
      <w:pPr>
        <w:pStyle w:val="PSDS-CorpodeTexto"/>
        <w:ind w:left="708"/>
        <w:jc w:val="both"/>
        <w:rPr>
          <w:del w:id="1260" w:author="Marcus Fernandes" w:date="2021-07-24T21:53:00Z"/>
          <w:rFonts w:ascii="Times New Roman" w:hAnsi="Times New Roman"/>
          <w:color w:val="0070C0"/>
        </w:rPr>
      </w:pPr>
      <w:del w:id="1261" w:author="Marcus Fernandes" w:date="2021-07-24T21:53:00Z">
        <w:r w:rsidRPr="00CD1BBC" w:rsidDel="00D04C47">
          <w:rPr>
            <w:rFonts w:ascii="Times New Roman" w:hAnsi="Times New Roman"/>
            <w:color w:val="0070C0"/>
          </w:rPr>
          <w:delText>O arquivo .</w:delText>
        </w:r>
        <w:r w:rsidR="00CD1BBC" w:rsidRPr="00CD1BBC" w:rsidDel="00D04C47">
          <w:rPr>
            <w:rFonts w:ascii="Times New Roman" w:hAnsi="Times New Roman"/>
            <w:color w:val="0070C0"/>
          </w:rPr>
          <w:delText>csv</w:delText>
        </w:r>
        <w:r w:rsidRPr="00CD1BBC" w:rsidDel="00D04C47">
          <w:rPr>
            <w:rFonts w:ascii="Times New Roman" w:hAnsi="Times New Roman"/>
            <w:color w:val="0070C0"/>
          </w:rPr>
          <w:delText xml:space="preserve"> é um arquivo texto (ASCII), com valores separados por vírgula (formato csv – common separator value), no qual cada linha de texto é relativa ao </w:delText>
        </w:r>
        <w:r w:rsidR="00CD1BBC" w:rsidDel="00D04C47">
          <w:rPr>
            <w:rFonts w:ascii="Times New Roman" w:hAnsi="Times New Roman"/>
            <w:color w:val="0070C0"/>
          </w:rPr>
          <w:delText>isolinha do mapa topográfi</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 xml:space="preserve">o (poligonal </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otada),</w:delText>
        </w:r>
        <w:r w:rsidRPr="00CD1BBC" w:rsidDel="00D04C47">
          <w:rPr>
            <w:rFonts w:ascii="Times New Roman" w:hAnsi="Times New Roman"/>
            <w:color w:val="0070C0"/>
          </w:rPr>
          <w:delText xml:space="preserve"> conforme o layout abaixo:</w:delText>
        </w:r>
      </w:del>
    </w:p>
    <w:p w14:paraId="7F83B87B" w14:textId="55B556D8" w:rsidR="00B22EAB" w:rsidRPr="00B22EAB" w:rsidDel="00D04C47" w:rsidRDefault="00B22EAB" w:rsidP="00B22EAB">
      <w:pPr>
        <w:rPr>
          <w:del w:id="1262" w:author="Marcus Fernandes" w:date="2021-07-24T21:53:00Z"/>
        </w:rPr>
      </w:pPr>
    </w:p>
    <w:p w14:paraId="7B493906" w14:textId="1B42E7C5" w:rsidR="00B22EAB" w:rsidRPr="00400AB4" w:rsidDel="00D04C47" w:rsidRDefault="00B22EAB" w:rsidP="00400AB4">
      <w:pPr>
        <w:pStyle w:val="PSDS-CorpodeTexto"/>
        <w:ind w:left="1428" w:firstLine="12"/>
        <w:jc w:val="both"/>
        <w:rPr>
          <w:del w:id="1263" w:author="Marcus Fernandes" w:date="2021-07-24T21:53:00Z"/>
          <w:rFonts w:ascii="Times New Roman" w:hAnsi="Times New Roman"/>
          <w:color w:val="0070C0"/>
          <w:lang w:val="en-US"/>
        </w:rPr>
      </w:pPr>
      <w:del w:id="1264" w:author="Marcus Fernandes" w:date="2021-07-24T21:53:00Z">
        <w:r w:rsidRPr="00400AB4" w:rsidDel="00D04C47">
          <w:rPr>
            <w:rFonts w:ascii="Times New Roman" w:hAnsi="Times New Roman"/>
            <w:color w:val="0070C0"/>
            <w:lang w:val="en-US"/>
          </w:rPr>
          <w:delText xml:space="preserve">ID,  </w:delText>
        </w:r>
        <w:r w:rsidR="00CD1BBC" w:rsidRPr="00400AB4" w:rsidDel="00D04C47">
          <w:rPr>
            <w:rFonts w:ascii="Times New Roman" w:hAnsi="Times New Roman"/>
            <w:color w:val="0070C0"/>
            <w:lang w:val="en-US"/>
          </w:rPr>
          <w:delText>x1</w:delText>
        </w:r>
        <w:r w:rsidRPr="00400AB4" w:rsidDel="00D04C47">
          <w:rPr>
            <w:rFonts w:ascii="Times New Roman" w:hAnsi="Times New Roman"/>
            <w:color w:val="0070C0"/>
            <w:lang w:val="en-US"/>
          </w:rPr>
          <w:delText>,</w:delText>
        </w:r>
        <w:r w:rsidR="00CD1BBC" w:rsidRPr="00400AB4" w:rsidDel="00D04C47">
          <w:rPr>
            <w:rFonts w:ascii="Times New Roman" w:hAnsi="Times New Roman"/>
            <w:color w:val="0070C0"/>
            <w:lang w:val="en-US"/>
          </w:rPr>
          <w:delText xml:space="preserve"> y1, z1, x2, y2, z2, x3, y3, z3, …</w:delText>
        </w:r>
      </w:del>
    </w:p>
    <w:p w14:paraId="431D879A" w14:textId="70C23CC4" w:rsidR="00B22EAB" w:rsidDel="00D04C47" w:rsidRDefault="00B22EAB" w:rsidP="00B22EAB">
      <w:pPr>
        <w:rPr>
          <w:del w:id="1265" w:author="Marcus Fernandes" w:date="2021-07-24T21:53:00Z"/>
        </w:rPr>
      </w:pPr>
    </w:p>
    <w:p w14:paraId="5EE7F27D" w14:textId="2F90EABB" w:rsidR="00400AB4" w:rsidRPr="00400AB4" w:rsidDel="00D04C47" w:rsidRDefault="00400AB4" w:rsidP="00400AB4">
      <w:pPr>
        <w:pStyle w:val="PSDS-CorpodeTexto"/>
        <w:ind w:left="708"/>
        <w:jc w:val="both"/>
        <w:rPr>
          <w:del w:id="1266" w:author="Marcus Fernandes" w:date="2021-07-24T21:53:00Z"/>
          <w:rFonts w:ascii="Times New Roman" w:hAnsi="Times New Roman"/>
          <w:color w:val="0070C0"/>
        </w:rPr>
      </w:pPr>
      <w:del w:id="1267" w:author="Marcus Fernandes" w:date="2021-07-24T21:53:00Z">
        <w:r w:rsidRPr="00E43A63" w:rsidDel="00D04C47">
          <w:rPr>
            <w:rFonts w:ascii="Times New Roman" w:hAnsi="Times New Roman"/>
            <w:color w:val="0070C0"/>
            <w:lang w:val="en-US"/>
          </w:rPr>
          <w:tab/>
        </w:r>
        <w:r w:rsidRPr="00400AB4" w:rsidDel="00D04C47">
          <w:rPr>
            <w:rFonts w:ascii="Times New Roman" w:hAnsi="Times New Roman"/>
            <w:color w:val="0070C0"/>
          </w:rPr>
          <w:delText>Onde:</w:delText>
        </w:r>
      </w:del>
    </w:p>
    <w:p w14:paraId="034E938F" w14:textId="17EF7AC8" w:rsidR="00B22EAB" w:rsidRPr="00400AB4" w:rsidDel="00D04C47" w:rsidRDefault="00B22EAB" w:rsidP="00400AB4">
      <w:pPr>
        <w:pStyle w:val="PSDS-CorpodeTexto"/>
        <w:ind w:left="1416" w:firstLine="12"/>
        <w:jc w:val="both"/>
        <w:rPr>
          <w:del w:id="1268" w:author="Marcus Fernandes" w:date="2021-07-24T21:53:00Z"/>
          <w:rFonts w:ascii="Times New Roman" w:hAnsi="Times New Roman"/>
          <w:color w:val="0070C0"/>
        </w:rPr>
      </w:pPr>
      <w:del w:id="1269" w:author="Marcus Fernandes" w:date="2021-07-24T21:53:00Z">
        <w:r w:rsidRPr="00400AB4" w:rsidDel="00D04C47">
          <w:rPr>
            <w:rFonts w:ascii="Times New Roman" w:hAnsi="Times New Roman"/>
            <w:color w:val="0070C0"/>
          </w:rPr>
          <w:delText xml:space="preserve">ID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Identificador único </w:delText>
        </w:r>
        <w:r w:rsidR="00400AB4" w:rsidDel="00D04C47">
          <w:rPr>
            <w:rFonts w:ascii="Times New Roman" w:hAnsi="Times New Roman"/>
            <w:color w:val="0070C0"/>
          </w:rPr>
          <w:delText xml:space="preserve">da isolinha (poligonal </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otada)</w:delText>
        </w:r>
      </w:del>
    </w:p>
    <w:p w14:paraId="787F88DF" w14:textId="6E5D6CD4" w:rsidR="00B22EAB" w:rsidRPr="00400AB4" w:rsidDel="00D04C47" w:rsidRDefault="00400AB4" w:rsidP="00400AB4">
      <w:pPr>
        <w:pStyle w:val="PSDS-CorpodeTexto"/>
        <w:ind w:left="1404" w:firstLine="12"/>
        <w:jc w:val="both"/>
        <w:rPr>
          <w:del w:id="1270" w:author="Marcus Fernandes" w:date="2021-07-24T21:53:00Z"/>
          <w:rFonts w:ascii="Times New Roman" w:hAnsi="Times New Roman"/>
          <w:color w:val="0070C0"/>
        </w:rPr>
      </w:pPr>
      <w:del w:id="1271" w:author="Marcus Fernandes" w:date="2021-07-24T21:53:00Z">
        <w:r w:rsidDel="00D04C47">
          <w:rPr>
            <w:rFonts w:ascii="Times New Roman" w:hAnsi="Times New Roman"/>
            <w:color w:val="0070C0"/>
          </w:rPr>
          <w:delText>x1</w:delText>
        </w:r>
        <w:r w:rsidR="00B22EAB" w:rsidRPr="00400AB4" w:rsidDel="00D04C47">
          <w:rPr>
            <w:rFonts w:ascii="Times New Roman" w:hAnsi="Times New Roman"/>
            <w:color w:val="0070C0"/>
          </w:rPr>
          <w:delText>, y</w:delText>
        </w:r>
        <w:r w:rsidDel="00D04C47">
          <w:rPr>
            <w:rFonts w:ascii="Times New Roman" w:hAnsi="Times New Roman"/>
            <w:color w:val="0070C0"/>
          </w:rPr>
          <w:delText>1</w:delText>
        </w:r>
        <w:r w:rsidR="00B22EAB" w:rsidRPr="00400AB4" w:rsidDel="00D04C47">
          <w:rPr>
            <w:rFonts w:ascii="Times New Roman" w:hAnsi="Times New Roman"/>
            <w:color w:val="0070C0"/>
          </w:rPr>
          <w:delText>, z</w:delText>
        </w:r>
        <w:r w:rsidDel="00D04C47">
          <w:rPr>
            <w:rFonts w:ascii="Times New Roman" w:hAnsi="Times New Roman"/>
            <w:color w:val="0070C0"/>
          </w:rPr>
          <w:delText>1</w:delText>
        </w:r>
        <w:r w:rsidR="00B22EAB" w:rsidRPr="00400AB4" w:rsidDel="00D04C47">
          <w:rPr>
            <w:rFonts w:ascii="Times New Roman" w:hAnsi="Times New Roman"/>
            <w:color w:val="0070C0"/>
          </w:rPr>
          <w:delText xml:space="preserve"> </w:delText>
        </w:r>
        <w:r w:rsidR="00B22EAB" w:rsidRPr="00400AB4" w:rsidDel="00D04C47">
          <w:rPr>
            <w:rFonts w:ascii="Wingdings" w:eastAsia="Wingdings" w:hAnsi="Wingdings" w:cs="Wingdings"/>
            <w:color w:val="0070C0"/>
          </w:rPr>
          <w:delText>à</w:delText>
        </w:r>
        <w:r w:rsidR="00B22EAB"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primeiro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4FB2CE7F" w14:textId="06C9B74A" w:rsidR="00400AB4" w:rsidDel="00D04C47" w:rsidRDefault="00400AB4" w:rsidP="00400AB4">
      <w:pPr>
        <w:pStyle w:val="PSDS-CorpodeTexto"/>
        <w:ind w:left="1392" w:firstLine="12"/>
        <w:jc w:val="both"/>
        <w:rPr>
          <w:del w:id="1272" w:author="Marcus Fernandes" w:date="2021-07-24T21:53:00Z"/>
          <w:rFonts w:ascii="Times New Roman" w:hAnsi="Times New Roman"/>
          <w:color w:val="0070C0"/>
        </w:rPr>
      </w:pPr>
      <w:del w:id="1273" w:author="Marcus Fernandes" w:date="2021-07-24T21:53:00Z">
        <w:r w:rsidDel="00D04C47">
          <w:rPr>
            <w:rFonts w:ascii="Times New Roman" w:hAnsi="Times New Roman"/>
            <w:color w:val="0070C0"/>
          </w:rPr>
          <w:delText>x2</w:delText>
        </w:r>
        <w:r w:rsidRPr="00400AB4" w:rsidDel="00D04C47">
          <w:rPr>
            <w:rFonts w:ascii="Times New Roman" w:hAnsi="Times New Roman"/>
            <w:color w:val="0070C0"/>
          </w:rPr>
          <w:delText>, y</w:delText>
        </w:r>
        <w:r w:rsidDel="00D04C47">
          <w:rPr>
            <w:rFonts w:ascii="Times New Roman" w:hAnsi="Times New Roman"/>
            <w:color w:val="0070C0"/>
          </w:rPr>
          <w:delText>2</w:delText>
        </w:r>
        <w:r w:rsidRPr="00400AB4" w:rsidDel="00D04C47">
          <w:rPr>
            <w:rFonts w:ascii="Times New Roman" w:hAnsi="Times New Roman"/>
            <w:color w:val="0070C0"/>
          </w:rPr>
          <w:delText>, z</w:delText>
        </w:r>
        <w:r w:rsidDel="00D04C47">
          <w:rPr>
            <w:rFonts w:ascii="Times New Roman" w:hAnsi="Times New Roman"/>
            <w:color w:val="0070C0"/>
          </w:rPr>
          <w:delText>2</w:delText>
        </w:r>
        <w:r w:rsidRPr="00400AB4" w:rsidDel="00D04C47">
          <w:rPr>
            <w:rFonts w:ascii="Times New Roman" w:hAnsi="Times New Roman"/>
            <w:color w:val="0070C0"/>
          </w:rPr>
          <w:delText xml:space="preserve">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segundo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19A8B5E1" w14:textId="55C164E7" w:rsidR="00400AB4" w:rsidRPr="00400AB4" w:rsidDel="00D04C47" w:rsidRDefault="00400AB4" w:rsidP="00400AB4">
      <w:pPr>
        <w:pStyle w:val="PSDS-CorpodeTexto"/>
        <w:ind w:left="1380" w:firstLine="12"/>
        <w:jc w:val="both"/>
        <w:rPr>
          <w:del w:id="1274" w:author="Marcus Fernandes" w:date="2021-07-24T21:53:00Z"/>
          <w:rFonts w:ascii="Times New Roman" w:hAnsi="Times New Roman"/>
          <w:color w:val="0070C0"/>
        </w:rPr>
      </w:pPr>
      <w:del w:id="1275" w:author="Marcus Fernandes" w:date="2021-07-24T21:53:00Z">
        <w:r w:rsidDel="00D04C47">
          <w:rPr>
            <w:rFonts w:ascii="Times New Roman" w:hAnsi="Times New Roman"/>
            <w:color w:val="0070C0"/>
          </w:rPr>
          <w:delText>x3</w:delText>
        </w:r>
        <w:r w:rsidRPr="00400AB4" w:rsidDel="00D04C47">
          <w:rPr>
            <w:rFonts w:ascii="Times New Roman" w:hAnsi="Times New Roman"/>
            <w:color w:val="0070C0"/>
          </w:rPr>
          <w:delText>, y</w:delText>
        </w:r>
        <w:r w:rsidDel="00D04C47">
          <w:rPr>
            <w:rFonts w:ascii="Times New Roman" w:hAnsi="Times New Roman"/>
            <w:color w:val="0070C0"/>
          </w:rPr>
          <w:delText>3</w:delText>
        </w:r>
        <w:r w:rsidRPr="00400AB4" w:rsidDel="00D04C47">
          <w:rPr>
            <w:rFonts w:ascii="Times New Roman" w:hAnsi="Times New Roman"/>
            <w:color w:val="0070C0"/>
          </w:rPr>
          <w:delText>, z</w:delText>
        </w:r>
        <w:r w:rsidDel="00D04C47">
          <w:rPr>
            <w:rFonts w:ascii="Times New Roman" w:hAnsi="Times New Roman"/>
            <w:color w:val="0070C0"/>
          </w:rPr>
          <w:delText>3</w:delText>
        </w:r>
        <w:r w:rsidRPr="00400AB4" w:rsidDel="00D04C47">
          <w:rPr>
            <w:rFonts w:ascii="Times New Roman" w:hAnsi="Times New Roman"/>
            <w:color w:val="0070C0"/>
          </w:rPr>
          <w:delText xml:space="preserve">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ter</w:delText>
        </w:r>
        <w:r w:rsidRPr="00CA3B47" w:rsidDel="00D04C47">
          <w:rPr>
            <w:rFonts w:ascii="Times New Roman" w:hAnsi="Times New Roman"/>
            <w:color w:val="0070C0"/>
          </w:rPr>
          <w:delText>c</w:delText>
        </w:r>
        <w:r w:rsidDel="00D04C47">
          <w:rPr>
            <w:rFonts w:ascii="Times New Roman" w:hAnsi="Times New Roman"/>
            <w:color w:val="0070C0"/>
          </w:rPr>
          <w:delText>eiro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7856471C" w14:textId="7748DCC3" w:rsidR="00B22EAB" w:rsidRPr="00B22EAB" w:rsidDel="00D04C47" w:rsidRDefault="00B22EAB" w:rsidP="00B22EAB">
      <w:pPr>
        <w:rPr>
          <w:del w:id="1276" w:author="Marcus Fernandes" w:date="2021-07-24T21:53:00Z"/>
        </w:rPr>
      </w:pPr>
    </w:p>
    <w:p w14:paraId="20F2FD3A" w14:textId="525CC4A9" w:rsidR="00B22EAB" w:rsidRPr="00400AB4" w:rsidDel="00D04C47" w:rsidRDefault="00B22EAB" w:rsidP="00400AB4">
      <w:pPr>
        <w:pStyle w:val="PSDS-CorpodeTexto"/>
        <w:ind w:left="708"/>
        <w:jc w:val="both"/>
        <w:rPr>
          <w:del w:id="1277" w:author="Marcus Fernandes" w:date="2021-07-24T21:53:00Z"/>
          <w:rFonts w:ascii="Times New Roman" w:hAnsi="Times New Roman"/>
          <w:color w:val="0070C0"/>
        </w:rPr>
      </w:pPr>
      <w:del w:id="1278" w:author="Marcus Fernandes" w:date="2021-07-24T21:53:00Z">
        <w:r w:rsidRPr="00400AB4" w:rsidDel="00D04C47">
          <w:rPr>
            <w:rFonts w:ascii="Times New Roman" w:hAnsi="Times New Roman"/>
            <w:color w:val="0070C0"/>
          </w:rPr>
          <w:delText>Abaixo exemplifica-se o layo</w:delText>
        </w:r>
        <w:r w:rsidR="00400AB4" w:rsidDel="00D04C47">
          <w:rPr>
            <w:rFonts w:ascii="Times New Roman" w:hAnsi="Times New Roman"/>
            <w:color w:val="0070C0"/>
          </w:rPr>
          <w:delText>ut de uma linha desse arquivo para uma isolinha formada por 5 verti</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 xml:space="preserve">es na </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ota de 100 metros:</w:delText>
        </w:r>
      </w:del>
    </w:p>
    <w:p w14:paraId="24E95DE2" w14:textId="4BF16DE5" w:rsidR="00B22EAB" w:rsidRPr="00400AB4" w:rsidDel="00D04C47" w:rsidRDefault="00B22EAB" w:rsidP="00400AB4">
      <w:pPr>
        <w:pStyle w:val="PSDS-CorpodeTexto"/>
        <w:ind w:left="708"/>
        <w:jc w:val="both"/>
        <w:rPr>
          <w:del w:id="1279" w:author="Marcus Fernandes" w:date="2021-07-24T21:53:00Z"/>
          <w:rFonts w:ascii="Times New Roman" w:hAnsi="Times New Roman"/>
          <w:color w:val="0070C0"/>
        </w:rPr>
      </w:pPr>
    </w:p>
    <w:p w14:paraId="27C36957" w14:textId="0D8534BE" w:rsidR="00B22EAB" w:rsidRPr="00400AB4" w:rsidDel="00D04C47" w:rsidRDefault="00B22EAB" w:rsidP="00400AB4">
      <w:pPr>
        <w:pStyle w:val="PSDS-CorpodeTexto"/>
        <w:ind w:left="1428" w:firstLine="12"/>
        <w:jc w:val="both"/>
        <w:rPr>
          <w:del w:id="1280" w:author="Marcus Fernandes" w:date="2021-07-24T21:53:00Z"/>
          <w:rFonts w:ascii="Times New Roman" w:hAnsi="Times New Roman"/>
          <w:color w:val="0070C0"/>
        </w:rPr>
      </w:pPr>
      <w:del w:id="1281" w:author="Marcus Fernandes" w:date="2021-07-24T21:53:00Z">
        <w:r w:rsidRPr="00400AB4" w:rsidDel="00D04C47">
          <w:rPr>
            <w:rFonts w:ascii="Times New Roman" w:hAnsi="Times New Roman"/>
            <w:color w:val="0070C0"/>
          </w:rPr>
          <w:delText xml:space="preserve"> </w:delText>
        </w:r>
        <w:r w:rsidR="00400AB4" w:rsidRPr="00400AB4" w:rsidDel="00D04C47">
          <w:rPr>
            <w:rFonts w:ascii="Times New Roman" w:hAnsi="Times New Roman"/>
            <w:color w:val="0070C0"/>
          </w:rPr>
          <w:delText>LIN</w:delText>
        </w:r>
        <w:r w:rsidRPr="00400AB4" w:rsidDel="00D04C47">
          <w:rPr>
            <w:rFonts w:ascii="Times New Roman" w:hAnsi="Times New Roman"/>
            <w:color w:val="0070C0"/>
          </w:rPr>
          <w:delText>4041,</w:delText>
        </w:r>
        <w:r w:rsidR="00400AB4" w:rsidRPr="00400AB4" w:rsidDel="00D04C47">
          <w:rPr>
            <w:rFonts w:ascii="Times New Roman" w:hAnsi="Times New Roman"/>
            <w:color w:val="0070C0"/>
          </w:rPr>
          <w:delText>10,7, 100, 12, 8, 100, 19, 7, 100, 17, 15, 100, 9, 13, 100</w:delText>
        </w:r>
      </w:del>
    </w:p>
    <w:p w14:paraId="0EACF7F7" w14:textId="4A452135" w:rsidR="00B22EAB" w:rsidRPr="00B22EAB" w:rsidDel="00D04C47" w:rsidRDefault="00B22EAB" w:rsidP="00B22EAB">
      <w:pPr>
        <w:ind w:left="1080"/>
        <w:rPr>
          <w:del w:id="1282" w:author="Marcus Fernandes" w:date="2021-07-24T21:53:00Z"/>
        </w:rPr>
      </w:pPr>
    </w:p>
    <w:p w14:paraId="1CB16B8A" w14:textId="118E68F6" w:rsidR="00B22EAB" w:rsidRPr="00400AB4" w:rsidDel="00D04C47" w:rsidRDefault="00400AB4" w:rsidP="00400AB4">
      <w:pPr>
        <w:pStyle w:val="PSDS-CorpodeTexto"/>
        <w:ind w:left="708"/>
        <w:jc w:val="both"/>
        <w:rPr>
          <w:del w:id="1283" w:author="Marcus Fernandes" w:date="2021-07-24T21:53:00Z"/>
          <w:rFonts w:ascii="Times New Roman" w:hAnsi="Times New Roman"/>
          <w:color w:val="0070C0"/>
        </w:rPr>
      </w:pPr>
      <w:del w:id="1284" w:author="Marcus Fernandes" w:date="2021-07-24T21:53:00Z">
        <w:r w:rsidDel="00D04C47">
          <w:rPr>
            <w:rFonts w:ascii="Times New Roman" w:hAnsi="Times New Roman"/>
            <w:color w:val="0070C0"/>
          </w:rPr>
          <w:delText xml:space="preserve">O diretório deverá </w:delText>
        </w:r>
        <w:r w:rsidRPr="00CA3B47" w:rsidDel="00D04C47">
          <w:rPr>
            <w:rFonts w:ascii="Times New Roman" w:hAnsi="Times New Roman"/>
            <w:color w:val="0070C0"/>
          </w:rPr>
          <w:delText>c</w:delText>
        </w:r>
        <w:r w:rsidDel="00D04C47">
          <w:rPr>
            <w:rFonts w:ascii="Times New Roman" w:hAnsi="Times New Roman"/>
            <w:color w:val="0070C0"/>
          </w:rPr>
          <w:delText>onter um úni</w:delText>
        </w:r>
        <w:r w:rsidRPr="00CA3B47" w:rsidDel="00D04C47">
          <w:rPr>
            <w:rFonts w:ascii="Times New Roman" w:hAnsi="Times New Roman"/>
            <w:color w:val="0070C0"/>
          </w:rPr>
          <w:delText>c</w:delText>
        </w:r>
        <w:r w:rsidDel="00D04C47">
          <w:rPr>
            <w:rFonts w:ascii="Times New Roman" w:hAnsi="Times New Roman"/>
            <w:color w:val="0070C0"/>
          </w:rPr>
          <w:delText xml:space="preserve">o </w:delText>
        </w:r>
        <w:r w:rsidR="00B22EAB" w:rsidRPr="00400AB4" w:rsidDel="00D04C47">
          <w:rPr>
            <w:rFonts w:ascii="Times New Roman" w:hAnsi="Times New Roman"/>
            <w:color w:val="0070C0"/>
          </w:rPr>
          <w:delText xml:space="preserve">arquivo </w:delText>
        </w:r>
        <w:r w:rsidDel="00D04C47">
          <w:rPr>
            <w:rFonts w:ascii="Times New Roman" w:hAnsi="Times New Roman"/>
            <w:color w:val="0070C0"/>
          </w:rPr>
          <w:delText>para</w:delText>
        </w:r>
        <w:r w:rsidR="00B22EAB" w:rsidRPr="00400AB4" w:rsidDel="00D04C47">
          <w:rPr>
            <w:rFonts w:ascii="Times New Roman" w:hAnsi="Times New Roman"/>
            <w:color w:val="0070C0"/>
          </w:rPr>
          <w:delText xml:space="preserve"> c</w:delText>
        </w:r>
        <w:r w:rsidDel="00D04C47">
          <w:rPr>
            <w:rFonts w:ascii="Times New Roman" w:hAnsi="Times New Roman"/>
            <w:color w:val="0070C0"/>
          </w:rPr>
          <w:delText>ada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r w:rsidR="00B22EAB" w:rsidRPr="00400AB4" w:rsidDel="00D04C47">
          <w:rPr>
            <w:rFonts w:ascii="Times New Roman" w:hAnsi="Times New Roman"/>
            <w:color w:val="0070C0"/>
          </w:rPr>
          <w:delText xml:space="preserve">. </w:delText>
        </w:r>
        <w:r w:rsidDel="00D04C47">
          <w:rPr>
            <w:rFonts w:ascii="Times New Roman" w:hAnsi="Times New Roman"/>
            <w:color w:val="0070C0"/>
          </w:rPr>
          <w:delText xml:space="preserve"> </w:delText>
        </w:r>
        <w:r w:rsidR="00B22EAB" w:rsidRPr="00400AB4" w:rsidDel="00D04C47">
          <w:rPr>
            <w:rFonts w:ascii="Times New Roman" w:hAnsi="Times New Roman"/>
            <w:color w:val="0070C0"/>
          </w:rPr>
          <w:delText>A seguinte nomenclatura deve ser utilizada para os arquivos em formato .</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w:delText>
        </w:r>
        <w:r w:rsidDel="00D04C47">
          <w:rPr>
            <w:rFonts w:ascii="Times New Roman" w:hAnsi="Times New Roman"/>
            <w:color w:val="0070C0"/>
          </w:rPr>
          <w:delText>topo_</w:delText>
        </w:r>
        <w:r w:rsidR="00B22EAB" w:rsidRPr="00400AB4" w:rsidDel="00D04C47">
          <w:rPr>
            <w:rFonts w:ascii="Times New Roman" w:hAnsi="Times New Roman"/>
            <w:color w:val="0070C0"/>
          </w:rPr>
          <w:delText>aammdd.</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onde “</w:delText>
        </w:r>
        <w:r w:rsidDel="00D04C47">
          <w:rPr>
            <w:rFonts w:ascii="Times New Roman" w:hAnsi="Times New Roman"/>
            <w:color w:val="0070C0"/>
          </w:rPr>
          <w:delText>topo</w:delText>
        </w:r>
        <w:r w:rsidR="00B22EAB" w:rsidRPr="00400AB4" w:rsidDel="00D04C47">
          <w:rPr>
            <w:rFonts w:ascii="Times New Roman" w:hAnsi="Times New Roman"/>
            <w:color w:val="0070C0"/>
          </w:rPr>
          <w:delText>” é um prefixo utilizado em todos os arquivos</w:delText>
        </w:r>
        <w:r w:rsidDel="00D04C47">
          <w:rPr>
            <w:rFonts w:ascii="Times New Roman" w:hAnsi="Times New Roman"/>
            <w:color w:val="0070C0"/>
          </w:rPr>
          <w:delText xml:space="preserve"> que representam mapas topografi</w:delText>
        </w:r>
        <w:r w:rsidRPr="00CA3B47" w:rsidDel="00D04C47">
          <w:rPr>
            <w:rFonts w:ascii="Times New Roman" w:hAnsi="Times New Roman"/>
            <w:color w:val="0070C0"/>
          </w:rPr>
          <w:delText>c</w:delText>
        </w:r>
        <w:r w:rsidDel="00D04C47">
          <w:rPr>
            <w:rFonts w:ascii="Times New Roman" w:hAnsi="Times New Roman"/>
            <w:color w:val="0070C0"/>
          </w:rPr>
          <w:delText>os</w:delText>
        </w:r>
        <w:r w:rsidR="00B22EAB" w:rsidRPr="00400AB4" w:rsidDel="00D04C47">
          <w:rPr>
            <w:rFonts w:ascii="Times New Roman" w:hAnsi="Times New Roman"/>
            <w:color w:val="0070C0"/>
          </w:rPr>
          <w:delText xml:space="preserve">, “dd” é dia no qual os dados foram coletados, “mm” é mês de coleta e  “aa” é </w:delText>
        </w:r>
        <w:r w:rsidDel="00D04C47">
          <w:rPr>
            <w:rFonts w:ascii="Times New Roman" w:hAnsi="Times New Roman"/>
            <w:color w:val="0070C0"/>
          </w:rPr>
          <w:delText xml:space="preserve">o </w:delText>
        </w:r>
        <w:r w:rsidR="00B22EAB" w:rsidRPr="00400AB4" w:rsidDel="00D04C47">
          <w:rPr>
            <w:rFonts w:ascii="Times New Roman" w:hAnsi="Times New Roman"/>
            <w:color w:val="0070C0"/>
          </w:rPr>
          <w:delText>ano. Exemplo: “gps</w:delText>
        </w:r>
        <w:r w:rsidDel="00D04C47">
          <w:rPr>
            <w:rFonts w:ascii="Times New Roman" w:hAnsi="Times New Roman"/>
            <w:color w:val="0070C0"/>
          </w:rPr>
          <w:delText>26</w:delText>
        </w:r>
        <w:r w:rsidR="00B22EAB" w:rsidRPr="00400AB4" w:rsidDel="00D04C47">
          <w:rPr>
            <w:rFonts w:ascii="Times New Roman" w:hAnsi="Times New Roman"/>
            <w:color w:val="0070C0"/>
          </w:rPr>
          <w:delText>0</w:delText>
        </w:r>
        <w:r w:rsidDel="00D04C47">
          <w:rPr>
            <w:rFonts w:ascii="Times New Roman" w:hAnsi="Times New Roman"/>
            <w:color w:val="0070C0"/>
          </w:rPr>
          <w:delText>410</w:delText>
        </w:r>
        <w:r w:rsidR="00B22EAB" w:rsidRPr="00400AB4" w:rsidDel="00D04C47">
          <w:rPr>
            <w:rFonts w:ascii="Times New Roman" w:hAnsi="Times New Roman"/>
            <w:color w:val="0070C0"/>
          </w:rPr>
          <w:delText>t.</w:delText>
        </w:r>
        <w:r w:rsidRPr="00400AB4" w:rsidDel="00D04C47">
          <w:rPr>
            <w:rFonts w:ascii="Times New Roman" w:hAnsi="Times New Roman"/>
            <w:color w:val="0070C0"/>
          </w:rPr>
          <w:delText xml:space="preserve"> </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contém o</w:delText>
        </w:r>
        <w:r w:rsidDel="00D04C47">
          <w:rPr>
            <w:rFonts w:ascii="Times New Roman" w:hAnsi="Times New Roman"/>
            <w:color w:val="0070C0"/>
          </w:rPr>
          <w:delText xml:space="preserve"> mapa topografi</w:delText>
        </w:r>
        <w:r w:rsidRPr="00CA3B47" w:rsidDel="00D04C47">
          <w:rPr>
            <w:rFonts w:ascii="Times New Roman" w:hAnsi="Times New Roman"/>
            <w:color w:val="0070C0"/>
          </w:rPr>
          <w:delText>c</w:delText>
        </w:r>
        <w:r w:rsidDel="00D04C47">
          <w:rPr>
            <w:rFonts w:ascii="Times New Roman" w:hAnsi="Times New Roman"/>
            <w:color w:val="0070C0"/>
          </w:rPr>
          <w:delText>o levantado n</w:delText>
        </w:r>
        <w:r w:rsidR="00B22EAB" w:rsidRPr="00400AB4" w:rsidDel="00D04C47">
          <w:rPr>
            <w:rFonts w:ascii="Times New Roman" w:hAnsi="Times New Roman"/>
            <w:color w:val="0070C0"/>
          </w:rPr>
          <w:delText xml:space="preserve">o dia </w:delText>
        </w:r>
        <w:r w:rsidDel="00D04C47">
          <w:rPr>
            <w:rFonts w:ascii="Times New Roman" w:hAnsi="Times New Roman"/>
            <w:color w:val="0070C0"/>
          </w:rPr>
          <w:delText>16</w:delText>
        </w:r>
        <w:r w:rsidR="00B22EAB" w:rsidRPr="00400AB4" w:rsidDel="00D04C47">
          <w:rPr>
            <w:rFonts w:ascii="Times New Roman" w:hAnsi="Times New Roman"/>
            <w:color w:val="0070C0"/>
          </w:rPr>
          <w:delText xml:space="preserve"> de </w:delText>
        </w:r>
        <w:r w:rsidDel="00D04C47">
          <w:rPr>
            <w:rFonts w:ascii="Times New Roman" w:hAnsi="Times New Roman"/>
            <w:color w:val="0070C0"/>
          </w:rPr>
          <w:delText xml:space="preserve">abril </w:delText>
        </w:r>
        <w:r w:rsidR="00B22EAB" w:rsidRPr="00400AB4" w:rsidDel="00D04C47">
          <w:rPr>
            <w:rFonts w:ascii="Times New Roman" w:hAnsi="Times New Roman"/>
            <w:color w:val="0070C0"/>
          </w:rPr>
          <w:delText>de 20</w:delText>
        </w:r>
        <w:r w:rsidDel="00D04C47">
          <w:rPr>
            <w:rFonts w:ascii="Times New Roman" w:hAnsi="Times New Roman"/>
            <w:color w:val="0070C0"/>
          </w:rPr>
          <w:delText>10</w:delText>
        </w:r>
        <w:r w:rsidR="00B22EAB" w:rsidRPr="00400AB4" w:rsidDel="00D04C47">
          <w:rPr>
            <w:rFonts w:ascii="Times New Roman" w:hAnsi="Times New Roman"/>
            <w:color w:val="0070C0"/>
          </w:rPr>
          <w:delText>.</w:delText>
        </w:r>
      </w:del>
    </w:p>
    <w:p w14:paraId="5D77586F" w14:textId="77777777" w:rsidR="00AA4ACD" w:rsidRPr="00DF2998" w:rsidRDefault="00AA4ACD" w:rsidP="00F43AC5">
      <w:pPr>
        <w:pStyle w:val="PSDS-MarcadoresCorpodeTexto"/>
        <w:numPr>
          <w:ilvl w:val="0"/>
          <w:numId w:val="0"/>
        </w:numPr>
        <w:jc w:val="both"/>
        <w:rPr>
          <w:rFonts w:ascii="Times New Roman" w:hAnsi="Times New Roman"/>
        </w:rPr>
      </w:pPr>
    </w:p>
    <w:p w14:paraId="46888938" w14:textId="2BEA9A26" w:rsidR="00F43AC5" w:rsidRPr="00C24D5E" w:rsidRDefault="00F43AC5" w:rsidP="00F43AC5">
      <w:pPr>
        <w:pStyle w:val="Ttulo1"/>
        <w:widowControl/>
        <w:rPr>
          <w:color w:val="000000" w:themeColor="text1"/>
          <w:rPrChange w:id="1285" w:author="Marcus Fernandes" w:date="2021-07-25T18:16:00Z">
            <w:rPr/>
          </w:rPrChange>
        </w:rPr>
      </w:pPr>
      <w:bookmarkStart w:id="1286" w:name="_Toc21111874"/>
      <w:del w:id="1287" w:author="Marcus Fernandes" w:date="2021-07-25T18:15:00Z">
        <w:r w:rsidRPr="00C24D5E" w:rsidDel="00C24D5E">
          <w:rPr>
            <w:color w:val="000000" w:themeColor="text1"/>
            <w:rPrChange w:id="1288" w:author="Marcus Fernandes" w:date="2021-07-25T18:16:00Z">
              <w:rPr/>
            </w:rPrChange>
          </w:rPr>
          <w:delText>Requisitos Funcionais</w:delText>
        </w:r>
        <w:r w:rsidR="00AE71FB" w:rsidRPr="00C24D5E" w:rsidDel="00C24D5E">
          <w:rPr>
            <w:color w:val="000000" w:themeColor="text1"/>
            <w:rPrChange w:id="1289" w:author="Marcus Fernandes" w:date="2021-07-25T18:16:00Z">
              <w:rPr/>
            </w:rPrChange>
          </w:rPr>
          <w:delText xml:space="preserve"> </w:delText>
        </w:r>
        <w:r w:rsidR="00AE71FB" w:rsidRPr="00C24D5E" w:rsidDel="00C24D5E">
          <w:rPr>
            <w:color w:val="000000" w:themeColor="text1"/>
            <w:rPrChange w:id="1290" w:author="Marcus Fernandes" w:date="2021-07-25T18:16:00Z">
              <w:rPr>
                <w:color w:val="FF0000"/>
              </w:rPr>
            </w:rPrChange>
          </w:rPr>
          <w:delText>(</w:delText>
        </w:r>
      </w:del>
      <w:r w:rsidR="00AE71FB" w:rsidRPr="00C24D5E">
        <w:rPr>
          <w:color w:val="000000" w:themeColor="text1"/>
          <w:rPrChange w:id="1291" w:author="Marcus Fernandes" w:date="2021-07-25T18:16:00Z">
            <w:rPr>
              <w:color w:val="FF0000"/>
            </w:rPr>
          </w:rPrChange>
        </w:rPr>
        <w:t>Backlog e Sprint Backlog</w:t>
      </w:r>
      <w:del w:id="1292" w:author="Marcus Fernandes" w:date="2021-07-25T18:15:00Z">
        <w:r w:rsidR="00AE71FB" w:rsidRPr="00C24D5E" w:rsidDel="00C24D5E">
          <w:rPr>
            <w:color w:val="000000" w:themeColor="text1"/>
            <w:rPrChange w:id="1293" w:author="Marcus Fernandes" w:date="2021-07-25T18:16:00Z">
              <w:rPr>
                <w:color w:val="FF0000"/>
              </w:rPr>
            </w:rPrChange>
          </w:rPr>
          <w:delText>?)</w:delText>
        </w:r>
      </w:del>
      <w:bookmarkEnd w:id="1286"/>
    </w:p>
    <w:p w14:paraId="7F04FC96" w14:textId="77777777" w:rsidR="00317C60" w:rsidRDefault="00317C60" w:rsidP="00CD1BBC">
      <w:pPr>
        <w:pStyle w:val="CVRDNORMAL"/>
      </w:pPr>
    </w:p>
    <w:p w14:paraId="7D5AFF20" w14:textId="13E3CF78" w:rsidR="00CA3B47" w:rsidRPr="00024F39" w:rsidDel="00C24D5E" w:rsidRDefault="00C24D5E" w:rsidP="00317C60">
      <w:pPr>
        <w:pStyle w:val="PSDS-CorpodeTexto"/>
        <w:ind w:left="708"/>
        <w:jc w:val="both"/>
        <w:rPr>
          <w:del w:id="1294" w:author="Marcus Fernandes" w:date="2021-07-25T18:23:00Z"/>
          <w:rFonts w:ascii="Times New Roman" w:hAnsi="Times New Roman"/>
        </w:rPr>
      </w:pPr>
      <w:ins w:id="1295" w:author="Marcus Fernandes" w:date="2021-07-25T18:23:00Z">
        <w:r w:rsidRPr="00024F39">
          <w:rPr>
            <w:rFonts w:ascii="Times New Roman" w:hAnsi="Times New Roman"/>
            <w:color w:val="000000" w:themeColor="text1"/>
            <w:rPrChange w:id="1296" w:author="Marcus Fernandes" w:date="2021-07-25T18:24:00Z">
              <w:rPr>
                <w:color w:val="000000"/>
              </w:rPr>
            </w:rPrChange>
          </w:rPr>
          <w:t xml:space="preserve">Atualmente, os requisitos estão apresentados agrupados em serviços dispostos hierarquicamente em uma árvore de backlog, isto é, na forma de uma </w:t>
        </w:r>
        <w:r w:rsidRPr="00024F39">
          <w:rPr>
            <w:rFonts w:ascii="Times New Roman" w:hAnsi="Times New Roman"/>
            <w:color w:val="000000" w:themeColor="text1"/>
            <w:rPrChange w:id="1297" w:author="Marcus Fernandes" w:date="2021-07-25T18:24:00Z">
              <w:rPr>
                <w:i/>
                <w:iCs/>
                <w:color w:val="000000"/>
              </w:rPr>
            </w:rPrChange>
          </w:rPr>
          <w:t xml:space="preserve">WBS – </w:t>
        </w:r>
        <w:proofErr w:type="spellStart"/>
        <w:r w:rsidRPr="00024F39">
          <w:rPr>
            <w:rFonts w:ascii="Times New Roman" w:hAnsi="Times New Roman"/>
            <w:color w:val="000000" w:themeColor="text1"/>
            <w:rPrChange w:id="1298" w:author="Marcus Fernandes" w:date="2021-07-25T18:24:00Z">
              <w:rPr>
                <w:i/>
                <w:iCs/>
                <w:color w:val="000000"/>
              </w:rPr>
            </w:rPrChange>
          </w:rPr>
          <w:t>Work</w:t>
        </w:r>
        <w:proofErr w:type="spellEnd"/>
        <w:r w:rsidRPr="00024F39">
          <w:rPr>
            <w:rFonts w:ascii="Times New Roman" w:hAnsi="Times New Roman"/>
            <w:color w:val="000000" w:themeColor="text1"/>
            <w:rPrChange w:id="1299" w:author="Marcus Fernandes" w:date="2021-07-25T18:24:00Z">
              <w:rPr>
                <w:i/>
                <w:iCs/>
                <w:color w:val="000000"/>
              </w:rPr>
            </w:rPrChange>
          </w:rPr>
          <w:t xml:space="preserve"> </w:t>
        </w:r>
        <w:proofErr w:type="spellStart"/>
        <w:r w:rsidRPr="00024F39">
          <w:rPr>
            <w:rFonts w:ascii="Times New Roman" w:hAnsi="Times New Roman"/>
            <w:color w:val="000000" w:themeColor="text1"/>
            <w:rPrChange w:id="1300" w:author="Marcus Fernandes" w:date="2021-07-25T18:24:00Z">
              <w:rPr>
                <w:i/>
                <w:iCs/>
                <w:color w:val="000000"/>
              </w:rPr>
            </w:rPrChange>
          </w:rPr>
          <w:t>Breakdown</w:t>
        </w:r>
        <w:proofErr w:type="spellEnd"/>
        <w:r w:rsidRPr="00024F39">
          <w:rPr>
            <w:rFonts w:ascii="Times New Roman" w:hAnsi="Times New Roman"/>
            <w:color w:val="000000" w:themeColor="text1"/>
            <w:rPrChange w:id="1301" w:author="Marcus Fernandes" w:date="2021-07-25T18:24:00Z">
              <w:rPr>
                <w:i/>
                <w:iCs/>
                <w:color w:val="000000"/>
              </w:rPr>
            </w:rPrChange>
          </w:rPr>
          <w:t xml:space="preserve"> </w:t>
        </w:r>
        <w:proofErr w:type="spellStart"/>
        <w:r w:rsidRPr="00024F39">
          <w:rPr>
            <w:rFonts w:ascii="Times New Roman" w:hAnsi="Times New Roman"/>
            <w:color w:val="000000" w:themeColor="text1"/>
            <w:rPrChange w:id="1302" w:author="Marcus Fernandes" w:date="2021-07-25T18:24:00Z">
              <w:rPr>
                <w:i/>
                <w:iCs/>
                <w:color w:val="000000"/>
              </w:rPr>
            </w:rPrChange>
          </w:rPr>
          <w:t>Structure</w:t>
        </w:r>
        <w:proofErr w:type="spellEnd"/>
        <w:r w:rsidRPr="00024F39">
          <w:rPr>
            <w:rFonts w:ascii="Times New Roman" w:hAnsi="Times New Roman"/>
            <w:color w:val="000000" w:themeColor="text1"/>
            <w:rPrChange w:id="1303" w:author="Marcus Fernandes" w:date="2021-07-25T18:24:00Z">
              <w:rPr>
                <w:color w:val="000000"/>
              </w:rPr>
            </w:rPrChange>
          </w:rPr>
          <w:t>, conforme ilustra a seção 5.1. A descrição dos serviços e funcionalidades aparecem em tabelas inseridas logo abaixo da árvore de backlog. A seção 5.2, apresenta o corte transversal do backlog do produto, indicando quais serão as primeiras funcionalidades a serem desenvolvidas no próximo SPRINT do projeto.</w:t>
        </w:r>
      </w:ins>
      <w:del w:id="1304" w:author="Marcus Fernandes" w:date="2021-07-25T18:23:00Z">
        <w:r w:rsidR="00317C60" w:rsidRPr="00024F39" w:rsidDel="00C24D5E">
          <w:delText xml:space="preserve">Descreve-se aqui as </w:delText>
        </w:r>
        <w:r w:rsidR="00AE71FB" w:rsidRPr="00024F39" w:rsidDel="00C24D5E">
          <w:delText>funcionalidades</w:delText>
        </w:r>
        <w:r w:rsidR="00317C60" w:rsidRPr="00024F39" w:rsidDel="00C24D5E">
          <w:delText xml:space="preserve"> fundamentais através das quais o produto aceita e processa as entradas </w:delText>
        </w:r>
        <w:r w:rsidR="00AE71FB" w:rsidRPr="00024F39" w:rsidDel="00C24D5E">
          <w:delText xml:space="preserve">fornecidas pelos usuários e </w:delText>
        </w:r>
        <w:r w:rsidR="00317C60" w:rsidRPr="00024F39" w:rsidDel="00C24D5E">
          <w:delText>as saídas</w:delText>
        </w:r>
        <w:r w:rsidR="00AE71FB" w:rsidRPr="00024F39" w:rsidDel="00C24D5E">
          <w:delText xml:space="preserve"> esperadas</w:delText>
        </w:r>
        <w:r w:rsidR="00317C60" w:rsidRPr="00024F39" w:rsidDel="00C24D5E">
          <w:delText>.</w:delText>
        </w:r>
      </w:del>
    </w:p>
    <w:p w14:paraId="26FA598D" w14:textId="0F371AE0" w:rsidR="00CA3B47" w:rsidDel="00C24D5E" w:rsidRDefault="00CA3B47" w:rsidP="00317C60">
      <w:pPr>
        <w:pStyle w:val="PSDS-CorpodeTexto"/>
        <w:ind w:left="708"/>
        <w:jc w:val="both"/>
        <w:rPr>
          <w:del w:id="1305" w:author="Marcus Fernandes" w:date="2021-07-25T18:23:00Z"/>
          <w:rFonts w:ascii="Times New Roman" w:hAnsi="Times New Roman"/>
        </w:rPr>
      </w:pPr>
    </w:p>
    <w:p w14:paraId="6D4A317D" w14:textId="0BD85D9B" w:rsidR="00C851A3" w:rsidRPr="00847676" w:rsidDel="00C24D5E" w:rsidRDefault="00317C60" w:rsidP="00731D2D">
      <w:pPr>
        <w:pStyle w:val="PSDS-CorpodeTexto"/>
        <w:ind w:left="708"/>
        <w:jc w:val="both"/>
        <w:rPr>
          <w:del w:id="1306" w:author="Marcus Fernandes" w:date="2021-07-25T18:23:00Z"/>
          <w:rFonts w:ascii="Times New Roman" w:hAnsi="Times New Roman"/>
          <w:color w:val="FF0000"/>
        </w:rPr>
      </w:pPr>
      <w:del w:id="1307" w:author="Marcus Fernandes" w:date="2021-07-25T18:23:00Z">
        <w:r w:rsidRPr="00A54CBF" w:rsidDel="00C24D5E">
          <w:rPr>
            <w:rFonts w:ascii="Times New Roman" w:hAnsi="Times New Roman"/>
            <w:color w:val="0070C0"/>
          </w:rPr>
          <w:delText>É feito o detalhamento desses requisitos, em nível suficiente para o projeto do produto, de seus testes de aceitação e de seu manual de usuário.</w:delText>
        </w:r>
        <w:r w:rsidR="00AE71FB" w:rsidDel="00C24D5E">
          <w:rPr>
            <w:rFonts w:ascii="Times New Roman" w:hAnsi="Times New Roman"/>
            <w:color w:val="0070C0"/>
          </w:rPr>
          <w:delText xml:space="preserve"> </w:delText>
        </w:r>
        <w:r w:rsidR="00AE71FB" w:rsidRPr="00847676" w:rsidDel="00C24D5E">
          <w:rPr>
            <w:rFonts w:ascii="Times New Roman" w:hAnsi="Times New Roman"/>
            <w:b/>
            <w:color w:val="FF0000"/>
          </w:rPr>
          <w:delText>Antigamente</w:delText>
        </w:r>
        <w:r w:rsidR="00AE71FB" w:rsidRPr="00847676" w:rsidDel="00C24D5E">
          <w:rPr>
            <w:rFonts w:ascii="Times New Roman" w:hAnsi="Times New Roman"/>
            <w:color w:val="FF0000"/>
          </w:rPr>
          <w:delText xml:space="preserve">, o requisitos eram apresentados em uma lista conforme ilustram as seções 5.3 e 5.4. </w:delText>
        </w:r>
      </w:del>
    </w:p>
    <w:p w14:paraId="52597C40" w14:textId="77777777" w:rsidR="00AE71FB" w:rsidRPr="00A54CBF" w:rsidRDefault="00AE71FB" w:rsidP="003B22FA">
      <w:pPr>
        <w:pStyle w:val="PSDS-CorpodeTexto"/>
        <w:ind w:left="708"/>
        <w:jc w:val="both"/>
        <w:rPr>
          <w:rFonts w:ascii="Times New Roman" w:hAnsi="Times New Roman"/>
          <w:color w:val="0070C0"/>
        </w:rPr>
      </w:pPr>
    </w:p>
    <w:p w14:paraId="4E007632" w14:textId="77777777" w:rsidR="00317C60" w:rsidRPr="00317C60" w:rsidRDefault="00317C60" w:rsidP="00317C60">
      <w:pPr>
        <w:jc w:val="both"/>
      </w:pPr>
    </w:p>
    <w:p w14:paraId="02C338EE" w14:textId="77777777" w:rsidR="00C851A3" w:rsidRDefault="00731D2D" w:rsidP="00317C60">
      <w:pPr>
        <w:pStyle w:val="Ttulo2"/>
      </w:pPr>
      <w:bookmarkStart w:id="1308" w:name="_Toc21111875"/>
      <w:r>
        <w:lastRenderedPageBreak/>
        <w:t>Backlog do projeto</w:t>
      </w:r>
      <w:bookmarkEnd w:id="1308"/>
      <w:r>
        <w:t xml:space="preserve"> </w:t>
      </w:r>
    </w:p>
    <w:p w14:paraId="166BB0FF" w14:textId="77777777" w:rsidR="00731D2D" w:rsidRPr="00731D2D" w:rsidRDefault="00731D2D" w:rsidP="00731D2D"/>
    <w:p w14:paraId="3C71D266" w14:textId="433FFDC7" w:rsidR="00731D2D" w:rsidDel="00024F39" w:rsidRDefault="00731D2D" w:rsidP="00731D2D">
      <w:pPr>
        <w:pStyle w:val="PSDS-CorpodeTexto"/>
        <w:ind w:left="708"/>
        <w:jc w:val="both"/>
        <w:rPr>
          <w:del w:id="1309" w:author="Marcus Fernandes" w:date="2021-07-25T18:24:00Z"/>
          <w:rFonts w:ascii="Times New Roman" w:hAnsi="Times New Roman"/>
          <w:color w:val="0070C0"/>
        </w:rPr>
      </w:pPr>
      <w:del w:id="1310" w:author="Marcus Fernandes" w:date="2021-07-25T18:24:00Z">
        <w:r w:rsidRPr="00AE71FB" w:rsidDel="00024F39">
          <w:rPr>
            <w:rFonts w:ascii="Times New Roman" w:hAnsi="Times New Roman"/>
            <w:b/>
            <w:color w:val="0070C0"/>
          </w:rPr>
          <w:delText>Atualmente</w:delText>
        </w:r>
        <w:r w:rsidDel="00024F39">
          <w:rPr>
            <w:rFonts w:ascii="Times New Roman" w:hAnsi="Times New Roman"/>
            <w:color w:val="0070C0"/>
          </w:rPr>
          <w:delText xml:space="preserve">, os requisitos são apresentados agrupados em serviços dispostos hierarquicamente em uma árvore de backlog, isto é, na forma de uma </w:delText>
        </w:r>
        <w:r w:rsidRPr="00AE71FB" w:rsidDel="00024F39">
          <w:rPr>
            <w:rFonts w:ascii="Times New Roman" w:hAnsi="Times New Roman"/>
            <w:i/>
            <w:color w:val="0070C0"/>
          </w:rPr>
          <w:delText>WBS – Work Breakdown Structure</w:delText>
        </w:r>
        <w:r w:rsidDel="00024F39">
          <w:rPr>
            <w:rFonts w:ascii="Times New Roman" w:hAnsi="Times New Roman"/>
            <w:color w:val="0070C0"/>
          </w:rPr>
          <w:delText>, conforme ilustra a seção 5.1. A descrição dos serviços e funcionalidades aparecem em uma tabelas inseridas logo abaixo da árvore de backlog. A seção 5.2, apresenta o corte transversal do backlog do produto, indicando qual serão as primeiras funcionalidades a serem desenvolvida no próximo SPRINT do projeto</w:delText>
        </w:r>
      </w:del>
    </w:p>
    <w:p w14:paraId="75A16087" w14:textId="08F7827B" w:rsidR="00731D2D" w:rsidDel="00024F39" w:rsidRDefault="00731D2D" w:rsidP="00731D2D">
      <w:pPr>
        <w:pStyle w:val="PSDS-CorpodeTexto"/>
        <w:ind w:left="708"/>
        <w:jc w:val="both"/>
        <w:rPr>
          <w:del w:id="1311" w:author="Marcus Fernandes" w:date="2021-07-25T18:24:00Z"/>
          <w:rFonts w:ascii="Times New Roman" w:hAnsi="Times New Roman"/>
          <w:color w:val="0070C0"/>
        </w:rPr>
      </w:pPr>
    </w:p>
    <w:p w14:paraId="4B011434" w14:textId="77777777" w:rsidR="00731D2D" w:rsidRDefault="00731D2D" w:rsidP="00731D2D">
      <w:pPr>
        <w:pStyle w:val="PSDS-CorpodeTexto"/>
        <w:ind w:left="708"/>
        <w:jc w:val="both"/>
        <w:rPr>
          <w:rFonts w:ascii="Times New Roman" w:hAnsi="Times New Roman"/>
          <w:color w:val="0070C0"/>
        </w:rPr>
      </w:pPr>
    </w:p>
    <w:p w14:paraId="0370DDCB" w14:textId="2C1F40BD" w:rsidR="00731D2D" w:rsidRDefault="00731D2D" w:rsidP="00731D2D">
      <w:pPr>
        <w:pStyle w:val="PSDS-CorpodeTexto"/>
        <w:ind w:left="708"/>
        <w:jc w:val="center"/>
        <w:rPr>
          <w:rFonts w:ascii="Times New Roman" w:hAnsi="Times New Roman"/>
          <w:color w:val="0070C0"/>
        </w:rPr>
      </w:pPr>
      <w:del w:id="1312" w:author="Marcus Fernandes" w:date="2021-07-25T18:24:00Z">
        <w:r w:rsidDel="00024F39">
          <w:rPr>
            <w:noProof/>
          </w:rPr>
          <w:drawing>
            <wp:inline distT="0" distB="0" distL="0" distR="0" wp14:anchorId="7E30C7DC" wp14:editId="02444294">
              <wp:extent cx="2562225" cy="24479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225" cy="2447925"/>
                      </a:xfrm>
                      <a:prstGeom prst="rect">
                        <a:avLst/>
                      </a:prstGeom>
                    </pic:spPr>
                  </pic:pic>
                </a:graphicData>
              </a:graphic>
            </wp:inline>
          </w:drawing>
        </w:r>
      </w:del>
      <w:ins w:id="1313" w:author="Marcus Fernandes" w:date="2021-08-17T20:17:00Z">
        <w:r w:rsidR="00505E73">
          <w:rPr>
            <w:rFonts w:ascii="Times New Roman" w:hAnsi="Times New Roman"/>
            <w:noProof/>
            <w:color w:val="0070C0"/>
          </w:rPr>
          <w:drawing>
            <wp:inline distT="0" distB="0" distL="0" distR="0" wp14:anchorId="46034FE0" wp14:editId="164E8E7B">
              <wp:extent cx="2106778" cy="4740250"/>
              <wp:effectExtent l="0" t="0" r="8255"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2">
                        <a:extLst>
                          <a:ext uri="{28A0092B-C50C-407E-A947-70E740481C1C}">
                            <a14:useLocalDpi xmlns:a14="http://schemas.microsoft.com/office/drawing/2010/main" val="0"/>
                          </a:ext>
                        </a:extLst>
                      </a:blip>
                      <a:stretch>
                        <a:fillRect/>
                      </a:stretch>
                    </pic:blipFill>
                    <pic:spPr>
                      <a:xfrm>
                        <a:off x="0" y="0"/>
                        <a:ext cx="2108784" cy="4744765"/>
                      </a:xfrm>
                      <a:prstGeom prst="rect">
                        <a:avLst/>
                      </a:prstGeom>
                    </pic:spPr>
                  </pic:pic>
                </a:graphicData>
              </a:graphic>
            </wp:inline>
          </w:drawing>
        </w:r>
      </w:ins>
    </w:p>
    <w:p w14:paraId="5533BFCB" w14:textId="77777777" w:rsidR="00024F39" w:rsidRDefault="00024F39" w:rsidP="00731D2D">
      <w:pPr>
        <w:widowControl/>
        <w:spacing w:line="240" w:lineRule="auto"/>
        <w:jc w:val="center"/>
        <w:rPr>
          <w:ins w:id="1314" w:author="Marcus Fernandes" w:date="2021-07-25T18:24:00Z"/>
          <w:color w:val="0070C0"/>
        </w:rPr>
      </w:pPr>
    </w:p>
    <w:p w14:paraId="1BF9727D" w14:textId="70552C6B" w:rsidR="00731D2D" w:rsidRPr="00731D2D" w:rsidDel="00024F39" w:rsidRDefault="00024F39" w:rsidP="00731D2D">
      <w:pPr>
        <w:widowControl/>
        <w:spacing w:line="240" w:lineRule="auto"/>
        <w:jc w:val="center"/>
        <w:rPr>
          <w:del w:id="1315" w:author="Marcus Fernandes" w:date="2021-07-25T18:24:00Z"/>
          <w:color w:val="0070C0"/>
        </w:rPr>
      </w:pPr>
      <w:ins w:id="1316" w:author="Marcus Fernandes" w:date="2021-07-25T18:24:00Z">
        <w:r>
          <w:rPr>
            <w:i/>
            <w:iCs/>
            <w:color w:val="000000"/>
          </w:rPr>
          <w:t>Imagem 11 - Primeira parte do Backlog do projeto</w:t>
        </w:r>
      </w:ins>
      <w:del w:id="1317" w:author="Marcus Fernandes" w:date="2021-07-25T18:24:00Z">
        <w:r w:rsidR="00731D2D" w:rsidRPr="00731D2D" w:rsidDel="00024F39">
          <w:rPr>
            <w:color w:val="0070C0"/>
          </w:rPr>
          <w:delText>Figura 3: Exemplo de Backlog</w:delText>
        </w:r>
      </w:del>
    </w:p>
    <w:p w14:paraId="4BA9F2A9" w14:textId="77777777" w:rsidR="00731D2D" w:rsidRDefault="00731D2D" w:rsidP="00731D2D">
      <w:pPr>
        <w:widowControl/>
        <w:spacing w:line="240" w:lineRule="auto"/>
        <w:jc w:val="center"/>
        <w:rPr>
          <w:b/>
          <w:color w:val="0070C0"/>
        </w:rPr>
      </w:pPr>
    </w:p>
    <w:p w14:paraId="51CF21A6" w14:textId="77777777" w:rsidR="00731D2D" w:rsidRDefault="00731D2D" w:rsidP="00731D2D">
      <w:pPr>
        <w:widowControl/>
        <w:spacing w:line="240" w:lineRule="auto"/>
        <w:jc w:val="center"/>
        <w:rPr>
          <w:b/>
          <w:color w:val="0070C0"/>
        </w:rPr>
      </w:pPr>
    </w:p>
    <w:p w14:paraId="124AB87F" w14:textId="77777777" w:rsidR="00731D2D" w:rsidRDefault="00731D2D" w:rsidP="00731D2D">
      <w:pPr>
        <w:widowControl/>
        <w:spacing w:line="240" w:lineRule="auto"/>
        <w:jc w:val="center"/>
        <w:rPr>
          <w:b/>
          <w:color w:val="0070C0"/>
        </w:rPr>
      </w:pPr>
    </w:p>
    <w:p w14:paraId="579495C9" w14:textId="6DD5D279" w:rsidR="00731D2D" w:rsidRDefault="00505E73" w:rsidP="00731D2D">
      <w:pPr>
        <w:widowControl/>
        <w:spacing w:line="240" w:lineRule="auto"/>
        <w:jc w:val="center"/>
        <w:rPr>
          <w:b/>
          <w:color w:val="0070C0"/>
        </w:rPr>
      </w:pPr>
      <w:ins w:id="1318" w:author="Marcus Fernandes" w:date="2021-08-17T20:18:00Z">
        <w:r>
          <w:rPr>
            <w:b/>
            <w:noProof/>
            <w:color w:val="0070C0"/>
          </w:rPr>
          <w:lastRenderedPageBreak/>
          <w:drawing>
            <wp:inline distT="0" distB="0" distL="0" distR="0" wp14:anchorId="3EF8536F" wp14:editId="5909684F">
              <wp:extent cx="2750515" cy="3120637"/>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3">
                        <a:extLst>
                          <a:ext uri="{28A0092B-C50C-407E-A947-70E740481C1C}">
                            <a14:useLocalDpi xmlns:a14="http://schemas.microsoft.com/office/drawing/2010/main" val="0"/>
                          </a:ext>
                        </a:extLst>
                      </a:blip>
                      <a:stretch>
                        <a:fillRect/>
                      </a:stretch>
                    </pic:blipFill>
                    <pic:spPr>
                      <a:xfrm>
                        <a:off x="0" y="0"/>
                        <a:ext cx="2757033" cy="3128032"/>
                      </a:xfrm>
                      <a:prstGeom prst="rect">
                        <a:avLst/>
                      </a:prstGeom>
                    </pic:spPr>
                  </pic:pic>
                </a:graphicData>
              </a:graphic>
            </wp:inline>
          </w:drawing>
        </w:r>
      </w:ins>
    </w:p>
    <w:p w14:paraId="7A431BF4" w14:textId="77777777" w:rsidR="00731D2D" w:rsidRDefault="00731D2D" w:rsidP="00731D2D">
      <w:pPr>
        <w:widowControl/>
        <w:spacing w:line="240" w:lineRule="auto"/>
        <w:jc w:val="center"/>
        <w:rPr>
          <w:b/>
          <w:color w:val="0070C0"/>
        </w:rPr>
      </w:pPr>
    </w:p>
    <w:p w14:paraId="7B945AF8" w14:textId="3B5EF73A" w:rsidR="00731D2D" w:rsidRDefault="00024F39" w:rsidP="00731D2D">
      <w:pPr>
        <w:widowControl/>
        <w:spacing w:line="240" w:lineRule="auto"/>
        <w:jc w:val="center"/>
        <w:rPr>
          <w:ins w:id="1319" w:author="Marcus Fernandes" w:date="2021-07-25T18:25:00Z"/>
          <w:i/>
          <w:iCs/>
          <w:color w:val="000000"/>
        </w:rPr>
      </w:pPr>
      <w:ins w:id="1320" w:author="Marcus Fernandes" w:date="2021-07-25T18:25:00Z">
        <w:r>
          <w:rPr>
            <w:i/>
            <w:iCs/>
            <w:color w:val="000000"/>
          </w:rPr>
          <w:t>Imagem 12 - Segunda parte do Backlog do projeto</w:t>
        </w:r>
      </w:ins>
    </w:p>
    <w:p w14:paraId="453F2DA2" w14:textId="77777777" w:rsidR="00024F39" w:rsidRDefault="00024F39" w:rsidP="00731D2D">
      <w:pPr>
        <w:widowControl/>
        <w:spacing w:line="240" w:lineRule="auto"/>
        <w:jc w:val="center"/>
        <w:rPr>
          <w:b/>
          <w:color w:val="0070C0"/>
        </w:rPr>
      </w:pPr>
    </w:p>
    <w:p w14:paraId="0572DBB3" w14:textId="77777777" w:rsidR="00731D2D" w:rsidRDefault="00731D2D" w:rsidP="00731D2D">
      <w:pPr>
        <w:widowControl/>
        <w:spacing w:line="240" w:lineRule="auto"/>
        <w:jc w:val="center"/>
        <w:rPr>
          <w:b/>
          <w:color w:val="0070C0"/>
        </w:rPr>
      </w:pPr>
    </w:p>
    <w:p w14:paraId="22632265" w14:textId="374C71AC" w:rsidR="00731D2D" w:rsidRPr="00024F39" w:rsidDel="00024F39" w:rsidRDefault="00731D2D" w:rsidP="00731D2D">
      <w:pPr>
        <w:widowControl/>
        <w:spacing w:line="240" w:lineRule="auto"/>
        <w:jc w:val="center"/>
        <w:rPr>
          <w:del w:id="1321" w:author="Marcus Fernandes" w:date="2021-07-25T18:27:00Z"/>
          <w:b/>
          <w:color w:val="000000" w:themeColor="text1"/>
          <w:rPrChange w:id="1322" w:author="Marcus Fernandes" w:date="2021-07-25T18:25:00Z">
            <w:rPr>
              <w:del w:id="1323" w:author="Marcus Fernandes" w:date="2021-07-25T18:27:00Z"/>
              <w:b/>
              <w:color w:val="0070C0"/>
            </w:rPr>
          </w:rPrChange>
        </w:rPr>
      </w:pPr>
      <w:del w:id="1324" w:author="Marcus Fernandes" w:date="2021-07-25T18:25:00Z">
        <w:r w:rsidRPr="00024F39" w:rsidDel="00024F39">
          <w:rPr>
            <w:b/>
            <w:color w:val="000000" w:themeColor="text1"/>
            <w:rPrChange w:id="1325" w:author="Marcus Fernandes" w:date="2021-07-25T18:25:00Z">
              <w:rPr>
                <w:b/>
                <w:color w:val="0070C0"/>
              </w:rPr>
            </w:rPrChange>
          </w:rPr>
          <w:delText>Figura 8: Tabelas de serviços e funcionalidades do produto</w:delText>
        </w:r>
      </w:del>
    </w:p>
    <w:tbl>
      <w:tblPr>
        <w:tblStyle w:val="Tabelacomgrade"/>
        <w:tblW w:w="0" w:type="auto"/>
        <w:tblInd w:w="708" w:type="dxa"/>
        <w:tblLook w:val="04A0" w:firstRow="1" w:lastRow="0" w:firstColumn="1" w:lastColumn="0" w:noHBand="0" w:noVBand="1"/>
      </w:tblPr>
      <w:tblGrid>
        <w:gridCol w:w="2890"/>
        <w:gridCol w:w="2843"/>
        <w:gridCol w:w="2909"/>
      </w:tblGrid>
      <w:tr w:rsidR="00731D2D" w:rsidDel="00024F39" w14:paraId="0D90777C" w14:textId="28A40479" w:rsidTr="00582089">
        <w:trPr>
          <w:del w:id="1326" w:author="Marcus Fernandes" w:date="2021-07-25T18:27:00Z"/>
        </w:trPr>
        <w:tc>
          <w:tcPr>
            <w:tcW w:w="2890" w:type="dxa"/>
            <w:shd w:val="clear" w:color="auto" w:fill="D9D9D9" w:themeFill="background1" w:themeFillShade="D9"/>
          </w:tcPr>
          <w:p w14:paraId="502B314A" w14:textId="66A9F2F2" w:rsidR="00731D2D" w:rsidDel="00024F39" w:rsidRDefault="00731D2D" w:rsidP="00582089">
            <w:pPr>
              <w:pStyle w:val="PSDS-CorpodeTexto"/>
              <w:jc w:val="center"/>
              <w:rPr>
                <w:del w:id="1327" w:author="Marcus Fernandes" w:date="2021-07-25T18:27:00Z"/>
                <w:rFonts w:ascii="Times New Roman" w:hAnsi="Times New Roman"/>
                <w:color w:val="0070C0"/>
              </w:rPr>
            </w:pPr>
            <w:del w:id="1328" w:author="Marcus Fernandes" w:date="2021-07-25T18:26:00Z">
              <w:r w:rsidDel="00024F39">
                <w:rPr>
                  <w:rFonts w:ascii="Times New Roman" w:hAnsi="Times New Roman"/>
                  <w:color w:val="0070C0"/>
                </w:rPr>
                <w:delText>SERVIÇO</w:delText>
              </w:r>
            </w:del>
          </w:p>
        </w:tc>
        <w:tc>
          <w:tcPr>
            <w:tcW w:w="2843" w:type="dxa"/>
            <w:shd w:val="clear" w:color="auto" w:fill="D9D9D9" w:themeFill="background1" w:themeFillShade="D9"/>
          </w:tcPr>
          <w:p w14:paraId="240ED15B" w14:textId="20DA0A74" w:rsidR="00731D2D" w:rsidDel="00024F39" w:rsidRDefault="00731D2D" w:rsidP="00582089">
            <w:pPr>
              <w:pStyle w:val="PSDS-CorpodeTexto"/>
              <w:jc w:val="center"/>
              <w:rPr>
                <w:del w:id="1329" w:author="Marcus Fernandes" w:date="2021-07-25T18:27:00Z"/>
                <w:rFonts w:ascii="Times New Roman" w:hAnsi="Times New Roman"/>
                <w:color w:val="0070C0"/>
              </w:rPr>
            </w:pPr>
            <w:del w:id="1330" w:author="Marcus Fernandes" w:date="2021-07-25T18:26:00Z">
              <w:r w:rsidDel="00024F39">
                <w:rPr>
                  <w:rFonts w:ascii="Times New Roman" w:hAnsi="Times New Roman"/>
                  <w:color w:val="0070C0"/>
                </w:rPr>
                <w:delText>NOME</w:delText>
              </w:r>
            </w:del>
          </w:p>
        </w:tc>
        <w:tc>
          <w:tcPr>
            <w:tcW w:w="2909" w:type="dxa"/>
            <w:shd w:val="clear" w:color="auto" w:fill="D9D9D9" w:themeFill="background1" w:themeFillShade="D9"/>
          </w:tcPr>
          <w:p w14:paraId="678251FE" w14:textId="67CFC421" w:rsidR="00731D2D" w:rsidDel="00024F39" w:rsidRDefault="00731D2D" w:rsidP="00582089">
            <w:pPr>
              <w:pStyle w:val="PSDS-CorpodeTexto"/>
              <w:jc w:val="center"/>
              <w:rPr>
                <w:del w:id="1331" w:author="Marcus Fernandes" w:date="2021-07-25T18:27:00Z"/>
                <w:rFonts w:ascii="Times New Roman" w:hAnsi="Times New Roman"/>
                <w:color w:val="0070C0"/>
              </w:rPr>
            </w:pPr>
            <w:del w:id="1332" w:author="Marcus Fernandes" w:date="2021-07-25T18:26:00Z">
              <w:r w:rsidDel="00024F39">
                <w:rPr>
                  <w:rFonts w:ascii="Times New Roman" w:hAnsi="Times New Roman"/>
                  <w:color w:val="0070C0"/>
                </w:rPr>
                <w:delText>Descrição</w:delText>
              </w:r>
            </w:del>
          </w:p>
        </w:tc>
      </w:tr>
      <w:tr w:rsidR="00731D2D" w:rsidRPr="00582089" w:rsidDel="00024F39" w14:paraId="19833854" w14:textId="63689848" w:rsidTr="00582089">
        <w:trPr>
          <w:del w:id="1333" w:author="Marcus Fernandes" w:date="2021-07-25T18:26:00Z"/>
        </w:trPr>
        <w:tc>
          <w:tcPr>
            <w:tcW w:w="2890" w:type="dxa"/>
            <w:vMerge w:val="restart"/>
          </w:tcPr>
          <w:p w14:paraId="7A448D56" w14:textId="0A0499E0" w:rsidR="00731D2D" w:rsidDel="00024F39" w:rsidRDefault="00731D2D" w:rsidP="00582089">
            <w:pPr>
              <w:pStyle w:val="PSDS-CorpodeTexto"/>
              <w:jc w:val="center"/>
              <w:rPr>
                <w:del w:id="1334" w:author="Marcus Fernandes" w:date="2021-07-25T18:26:00Z"/>
                <w:rFonts w:ascii="Times New Roman" w:hAnsi="Times New Roman"/>
                <w:color w:val="0070C0"/>
              </w:rPr>
            </w:pPr>
            <w:del w:id="1335" w:author="Marcus Fernandes" w:date="2021-07-25T18:26:00Z">
              <w:r w:rsidDel="00024F39">
                <w:rPr>
                  <w:rFonts w:ascii="Times New Roman" w:hAnsi="Times New Roman"/>
                  <w:color w:val="0070C0"/>
                </w:rPr>
                <w:delText xml:space="preserve">Gestão de Usuários - </w:delText>
              </w:r>
            </w:del>
          </w:p>
          <w:p w14:paraId="32EF0C69" w14:textId="43FB627A" w:rsidR="00731D2D" w:rsidDel="00024F39" w:rsidRDefault="00731D2D" w:rsidP="00582089">
            <w:pPr>
              <w:pStyle w:val="PSDS-CorpodeTexto"/>
              <w:jc w:val="center"/>
              <w:rPr>
                <w:del w:id="1336" w:author="Marcus Fernandes" w:date="2021-07-25T18:26:00Z"/>
                <w:rFonts w:ascii="Times New Roman" w:hAnsi="Times New Roman"/>
                <w:color w:val="0070C0"/>
              </w:rPr>
            </w:pPr>
            <w:del w:id="1337" w:author="Marcus Fernandes" w:date="2021-07-25T18:26:00Z">
              <w:r w:rsidDel="00024F39">
                <w:rPr>
                  <w:rFonts w:ascii="Times New Roman" w:hAnsi="Times New Roman"/>
                  <w:color w:val="0070C0"/>
                </w:rPr>
                <w:delText>Este serviço realiza todas as tarefas relacionas à administração de pessoas que possuem acesso ao sistema e seus recursos.</w:delText>
              </w:r>
            </w:del>
          </w:p>
        </w:tc>
        <w:tc>
          <w:tcPr>
            <w:tcW w:w="2843" w:type="dxa"/>
          </w:tcPr>
          <w:p w14:paraId="17BBEED7" w14:textId="2B58F4DC" w:rsidR="00731D2D" w:rsidDel="00024F39" w:rsidRDefault="00731D2D" w:rsidP="00582089">
            <w:pPr>
              <w:pStyle w:val="PSDS-CorpodeTexto"/>
              <w:jc w:val="center"/>
              <w:rPr>
                <w:del w:id="1338" w:author="Marcus Fernandes" w:date="2021-07-25T18:26:00Z"/>
                <w:rFonts w:ascii="Times New Roman" w:hAnsi="Times New Roman"/>
                <w:color w:val="0070C0"/>
              </w:rPr>
            </w:pPr>
            <w:del w:id="1339" w:author="Marcus Fernandes" w:date="2021-07-25T18:26:00Z">
              <w:r w:rsidDel="00024F39">
                <w:rPr>
                  <w:rFonts w:ascii="Times New Roman" w:hAnsi="Times New Roman"/>
                  <w:color w:val="0070C0"/>
                </w:rPr>
                <w:delText>Associar Papeis</w:delText>
              </w:r>
            </w:del>
          </w:p>
        </w:tc>
        <w:tc>
          <w:tcPr>
            <w:tcW w:w="2909" w:type="dxa"/>
          </w:tcPr>
          <w:p w14:paraId="1FC667A7" w14:textId="068625E6" w:rsidR="00731D2D" w:rsidDel="00024F39" w:rsidRDefault="00731D2D" w:rsidP="00582089">
            <w:pPr>
              <w:pStyle w:val="PSDS-CorpodeTexto"/>
              <w:jc w:val="center"/>
              <w:rPr>
                <w:del w:id="1340" w:author="Marcus Fernandes" w:date="2021-07-25T18:26:00Z"/>
                <w:rFonts w:ascii="Times New Roman" w:hAnsi="Times New Roman"/>
                <w:color w:val="0070C0"/>
              </w:rPr>
            </w:pPr>
            <w:del w:id="1341" w:author="Marcus Fernandes" w:date="2021-07-25T18:26:00Z">
              <w:r w:rsidDel="00024F39">
                <w:rPr>
                  <w:rFonts w:ascii="Times New Roman" w:hAnsi="Times New Roman"/>
                  <w:color w:val="0070C0"/>
                </w:rPr>
                <w:delText>Permite a cada atribuir papéis (usuário comum, administrador) aos usuários do sistema de forma a conceder, atualizar e remover privilégios de acesso (leitura, edição, remoção) aos recursos do sistema</w:delText>
              </w:r>
            </w:del>
          </w:p>
        </w:tc>
      </w:tr>
      <w:tr w:rsidR="00731D2D" w:rsidRPr="00582089" w:rsidDel="00024F39" w14:paraId="084EE35F" w14:textId="6C9BABE8" w:rsidTr="00582089">
        <w:trPr>
          <w:del w:id="1342" w:author="Marcus Fernandes" w:date="2021-07-25T18:26:00Z"/>
        </w:trPr>
        <w:tc>
          <w:tcPr>
            <w:tcW w:w="2890" w:type="dxa"/>
            <w:vMerge/>
          </w:tcPr>
          <w:p w14:paraId="5A14AD01" w14:textId="3EA6F70B" w:rsidR="00731D2D" w:rsidDel="00024F39" w:rsidRDefault="00731D2D" w:rsidP="00582089">
            <w:pPr>
              <w:pStyle w:val="PSDS-CorpodeTexto"/>
              <w:jc w:val="center"/>
              <w:rPr>
                <w:del w:id="1343" w:author="Marcus Fernandes" w:date="2021-07-25T18:26:00Z"/>
                <w:rFonts w:ascii="Times New Roman" w:hAnsi="Times New Roman"/>
                <w:color w:val="0070C0"/>
              </w:rPr>
            </w:pPr>
          </w:p>
        </w:tc>
        <w:tc>
          <w:tcPr>
            <w:tcW w:w="2843" w:type="dxa"/>
          </w:tcPr>
          <w:p w14:paraId="663DEBEF" w14:textId="56CEDD9E" w:rsidR="00731D2D" w:rsidDel="00024F39" w:rsidRDefault="00731D2D" w:rsidP="00582089">
            <w:pPr>
              <w:pStyle w:val="PSDS-CorpodeTexto"/>
              <w:jc w:val="center"/>
              <w:rPr>
                <w:del w:id="1344" w:author="Marcus Fernandes" w:date="2021-07-25T18:26:00Z"/>
                <w:rFonts w:ascii="Times New Roman" w:hAnsi="Times New Roman"/>
                <w:color w:val="0070C0"/>
              </w:rPr>
            </w:pPr>
            <w:del w:id="1345" w:author="Marcus Fernandes" w:date="2021-07-25T18:26:00Z">
              <w:r w:rsidDel="00024F39">
                <w:rPr>
                  <w:rFonts w:ascii="Times New Roman" w:hAnsi="Times New Roman"/>
                  <w:color w:val="0070C0"/>
                </w:rPr>
                <w:delText>Remover Usuários</w:delText>
              </w:r>
            </w:del>
          </w:p>
        </w:tc>
        <w:tc>
          <w:tcPr>
            <w:tcW w:w="2909" w:type="dxa"/>
          </w:tcPr>
          <w:p w14:paraId="7091113A" w14:textId="45EB3D4E" w:rsidR="00731D2D" w:rsidDel="00024F39" w:rsidRDefault="00731D2D" w:rsidP="00582089">
            <w:pPr>
              <w:pStyle w:val="PSDS-CorpodeTexto"/>
              <w:jc w:val="center"/>
              <w:rPr>
                <w:del w:id="1346" w:author="Marcus Fernandes" w:date="2021-07-25T18:26:00Z"/>
                <w:rFonts w:ascii="Times New Roman" w:hAnsi="Times New Roman"/>
                <w:color w:val="0070C0"/>
              </w:rPr>
            </w:pPr>
            <w:del w:id="1347" w:author="Marcus Fernandes" w:date="2021-07-25T18:26:00Z">
              <w:r w:rsidDel="00024F39">
                <w:rPr>
                  <w:rFonts w:ascii="Times New Roman" w:hAnsi="Times New Roman"/>
                  <w:color w:val="0070C0"/>
                </w:rPr>
                <w:delText>Permite bloquear ou remover definitivamente um usuário do sistema</w:delText>
              </w:r>
            </w:del>
          </w:p>
        </w:tc>
      </w:tr>
      <w:tr w:rsidR="00731D2D" w:rsidRPr="00C851A3" w:rsidDel="00024F39" w14:paraId="65EB7524" w14:textId="71F68076" w:rsidTr="00582089">
        <w:trPr>
          <w:del w:id="1348" w:author="Marcus Fernandes" w:date="2021-07-25T18:26:00Z"/>
        </w:trPr>
        <w:tc>
          <w:tcPr>
            <w:tcW w:w="2890" w:type="dxa"/>
          </w:tcPr>
          <w:p w14:paraId="55756C62" w14:textId="564154E3" w:rsidR="00731D2D" w:rsidDel="00024F39" w:rsidRDefault="00731D2D" w:rsidP="00582089">
            <w:pPr>
              <w:pStyle w:val="PSDS-CorpodeTexto"/>
              <w:jc w:val="center"/>
              <w:rPr>
                <w:del w:id="1349" w:author="Marcus Fernandes" w:date="2021-07-25T18:26:00Z"/>
                <w:rFonts w:ascii="Times New Roman" w:hAnsi="Times New Roman"/>
                <w:color w:val="0070C0"/>
              </w:rPr>
            </w:pPr>
            <w:del w:id="1350" w:author="Marcus Fernandes" w:date="2021-07-25T18:26:00Z">
              <w:r w:rsidDel="00024F39">
                <w:rPr>
                  <w:rFonts w:ascii="Times New Roman" w:hAnsi="Times New Roman"/>
                  <w:color w:val="0070C0"/>
                </w:rPr>
                <w:delText>...</w:delText>
              </w:r>
            </w:del>
          </w:p>
        </w:tc>
        <w:tc>
          <w:tcPr>
            <w:tcW w:w="2843" w:type="dxa"/>
          </w:tcPr>
          <w:p w14:paraId="14CBC046" w14:textId="0FFD808A" w:rsidR="00731D2D" w:rsidDel="00024F39" w:rsidRDefault="00731D2D" w:rsidP="00582089">
            <w:pPr>
              <w:pStyle w:val="PSDS-CorpodeTexto"/>
              <w:jc w:val="center"/>
              <w:rPr>
                <w:del w:id="1351" w:author="Marcus Fernandes" w:date="2021-07-25T18:26:00Z"/>
                <w:rFonts w:ascii="Times New Roman" w:hAnsi="Times New Roman"/>
                <w:color w:val="0070C0"/>
              </w:rPr>
            </w:pPr>
            <w:del w:id="1352" w:author="Marcus Fernandes" w:date="2021-07-25T18:26:00Z">
              <w:r w:rsidDel="00024F39">
                <w:rPr>
                  <w:rFonts w:ascii="Times New Roman" w:hAnsi="Times New Roman"/>
                  <w:color w:val="0070C0"/>
                </w:rPr>
                <w:delText>...</w:delText>
              </w:r>
            </w:del>
          </w:p>
        </w:tc>
        <w:tc>
          <w:tcPr>
            <w:tcW w:w="2909" w:type="dxa"/>
          </w:tcPr>
          <w:p w14:paraId="679BFAA5" w14:textId="1EC12007" w:rsidR="00731D2D" w:rsidDel="00024F39" w:rsidRDefault="00731D2D" w:rsidP="00582089">
            <w:pPr>
              <w:pStyle w:val="PSDS-CorpodeTexto"/>
              <w:jc w:val="center"/>
              <w:rPr>
                <w:del w:id="1353" w:author="Marcus Fernandes" w:date="2021-07-25T18:26:00Z"/>
                <w:rFonts w:ascii="Times New Roman" w:hAnsi="Times New Roman"/>
                <w:color w:val="0070C0"/>
              </w:rPr>
            </w:pPr>
            <w:del w:id="1354" w:author="Marcus Fernandes" w:date="2021-07-25T18:26:00Z">
              <w:r w:rsidDel="00024F39">
                <w:rPr>
                  <w:rFonts w:ascii="Times New Roman" w:hAnsi="Times New Roman"/>
                  <w:color w:val="0070C0"/>
                </w:rPr>
                <w:delText>..</w:delText>
              </w:r>
            </w:del>
          </w:p>
        </w:tc>
      </w:tr>
      <w:tr w:rsidR="00731D2D" w:rsidRPr="00C851A3" w:rsidDel="00024F39" w14:paraId="374255A0" w14:textId="6A8D6698" w:rsidTr="00582089">
        <w:trPr>
          <w:del w:id="1355" w:author="Marcus Fernandes" w:date="2021-07-25T18:26:00Z"/>
        </w:trPr>
        <w:tc>
          <w:tcPr>
            <w:tcW w:w="2890" w:type="dxa"/>
          </w:tcPr>
          <w:p w14:paraId="14F9C0D2" w14:textId="18AB197E" w:rsidR="00731D2D" w:rsidDel="00024F39" w:rsidRDefault="00731D2D" w:rsidP="00582089">
            <w:pPr>
              <w:pStyle w:val="PSDS-CorpodeTexto"/>
              <w:jc w:val="center"/>
              <w:rPr>
                <w:del w:id="1356" w:author="Marcus Fernandes" w:date="2021-07-25T18:26:00Z"/>
                <w:rFonts w:ascii="Times New Roman" w:hAnsi="Times New Roman"/>
                <w:color w:val="0070C0"/>
              </w:rPr>
            </w:pPr>
          </w:p>
        </w:tc>
        <w:tc>
          <w:tcPr>
            <w:tcW w:w="2843" w:type="dxa"/>
          </w:tcPr>
          <w:p w14:paraId="4C66EA7E" w14:textId="76FDBC87" w:rsidR="00731D2D" w:rsidDel="00024F39" w:rsidRDefault="00731D2D" w:rsidP="00582089">
            <w:pPr>
              <w:pStyle w:val="PSDS-CorpodeTexto"/>
              <w:jc w:val="center"/>
              <w:rPr>
                <w:del w:id="1357" w:author="Marcus Fernandes" w:date="2021-07-25T18:26:00Z"/>
                <w:rFonts w:ascii="Times New Roman" w:hAnsi="Times New Roman"/>
                <w:color w:val="0070C0"/>
              </w:rPr>
            </w:pPr>
          </w:p>
        </w:tc>
        <w:tc>
          <w:tcPr>
            <w:tcW w:w="2909" w:type="dxa"/>
          </w:tcPr>
          <w:p w14:paraId="233EB213" w14:textId="7F368B5D" w:rsidR="00731D2D" w:rsidDel="00024F39" w:rsidRDefault="00731D2D" w:rsidP="00582089">
            <w:pPr>
              <w:pStyle w:val="PSDS-CorpodeTexto"/>
              <w:jc w:val="center"/>
              <w:rPr>
                <w:del w:id="1358" w:author="Marcus Fernandes" w:date="2021-07-25T18:26:00Z"/>
                <w:rFonts w:ascii="Times New Roman" w:hAnsi="Times New Roman"/>
                <w:color w:val="0070C0"/>
              </w:rPr>
            </w:pPr>
          </w:p>
        </w:tc>
      </w:tr>
    </w:tbl>
    <w:p w14:paraId="06DBA2FC" w14:textId="4DA5C024" w:rsidR="00731D2D" w:rsidDel="00024F39" w:rsidRDefault="00731D2D" w:rsidP="00731D2D">
      <w:pPr>
        <w:pStyle w:val="PSDS-CorpodeTexto"/>
        <w:ind w:left="708"/>
        <w:jc w:val="center"/>
        <w:rPr>
          <w:del w:id="1359" w:author="Marcus Fernandes" w:date="2021-07-25T18:26:00Z"/>
          <w:rFonts w:ascii="Times New Roman" w:hAnsi="Times New Roman"/>
          <w:color w:val="0070C0"/>
        </w:rPr>
      </w:pPr>
    </w:p>
    <w:tbl>
      <w:tblPr>
        <w:tblW w:w="0" w:type="auto"/>
        <w:tblCellMar>
          <w:top w:w="15" w:type="dxa"/>
          <w:left w:w="15" w:type="dxa"/>
          <w:bottom w:w="15" w:type="dxa"/>
          <w:right w:w="15" w:type="dxa"/>
        </w:tblCellMar>
        <w:tblLook w:val="04A0" w:firstRow="1" w:lastRow="0" w:firstColumn="1" w:lastColumn="0" w:noHBand="0" w:noVBand="1"/>
      </w:tblPr>
      <w:tblGrid>
        <w:gridCol w:w="3521"/>
        <w:gridCol w:w="2301"/>
        <w:gridCol w:w="3528"/>
      </w:tblGrid>
      <w:tr w:rsidR="00024F39" w:rsidRPr="00024F39" w14:paraId="0BE0D1A6" w14:textId="77777777" w:rsidTr="00024F39">
        <w:trPr>
          <w:ins w:id="1360" w:author="Marcus Fernandes" w:date="2021-07-25T18:26:00Z"/>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C243B6E" w14:textId="77777777" w:rsidR="00024F39" w:rsidRPr="00024F39" w:rsidRDefault="00024F39" w:rsidP="00024F39">
            <w:pPr>
              <w:widowControl/>
              <w:spacing w:line="240" w:lineRule="auto"/>
              <w:jc w:val="center"/>
              <w:rPr>
                <w:ins w:id="1361" w:author="Marcus Fernandes" w:date="2021-07-25T18:26:00Z"/>
                <w:sz w:val="24"/>
                <w:szCs w:val="24"/>
                <w:lang w:eastAsia="pt-BR"/>
              </w:rPr>
            </w:pPr>
            <w:ins w:id="1362" w:author="Marcus Fernandes" w:date="2021-07-25T18:26:00Z">
              <w:r w:rsidRPr="00024F39">
                <w:rPr>
                  <w:color w:val="000000"/>
                  <w:lang w:eastAsia="pt-BR"/>
                </w:rPr>
                <w:t>SERVIÇO</w:t>
              </w:r>
            </w:ins>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508D07D" w14:textId="77777777" w:rsidR="00024F39" w:rsidRPr="00024F39" w:rsidRDefault="00024F39" w:rsidP="00024F39">
            <w:pPr>
              <w:widowControl/>
              <w:spacing w:line="240" w:lineRule="auto"/>
              <w:jc w:val="center"/>
              <w:rPr>
                <w:ins w:id="1363" w:author="Marcus Fernandes" w:date="2021-07-25T18:26:00Z"/>
                <w:sz w:val="24"/>
                <w:szCs w:val="24"/>
                <w:lang w:eastAsia="pt-BR"/>
              </w:rPr>
            </w:pPr>
            <w:ins w:id="1364" w:author="Marcus Fernandes" w:date="2021-07-25T18:26:00Z">
              <w:r w:rsidRPr="00024F39">
                <w:rPr>
                  <w:color w:val="000000"/>
                  <w:lang w:eastAsia="pt-BR"/>
                </w:rPr>
                <w:t>NOME</w:t>
              </w:r>
            </w:ins>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7E332A0B" w14:textId="77777777" w:rsidR="00024F39" w:rsidRPr="00024F39" w:rsidRDefault="00024F39" w:rsidP="00024F39">
            <w:pPr>
              <w:widowControl/>
              <w:spacing w:line="240" w:lineRule="auto"/>
              <w:jc w:val="center"/>
              <w:rPr>
                <w:ins w:id="1365" w:author="Marcus Fernandes" w:date="2021-07-25T18:26:00Z"/>
                <w:sz w:val="24"/>
                <w:szCs w:val="24"/>
                <w:lang w:eastAsia="pt-BR"/>
              </w:rPr>
            </w:pPr>
            <w:ins w:id="1366" w:author="Marcus Fernandes" w:date="2021-07-25T18:26:00Z">
              <w:r w:rsidRPr="00024F39">
                <w:rPr>
                  <w:color w:val="000000"/>
                  <w:lang w:eastAsia="pt-BR"/>
                </w:rPr>
                <w:t>Descrição</w:t>
              </w:r>
            </w:ins>
          </w:p>
        </w:tc>
      </w:tr>
      <w:tr w:rsidR="00024F39" w:rsidRPr="00024F39" w14:paraId="39C7641F" w14:textId="77777777" w:rsidTr="00024F39">
        <w:trPr>
          <w:ins w:id="1367"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AD78547" w14:textId="77777777" w:rsidR="00024F39" w:rsidRPr="00024F39" w:rsidRDefault="00024F39" w:rsidP="00024F39">
            <w:pPr>
              <w:widowControl/>
              <w:spacing w:line="240" w:lineRule="auto"/>
              <w:jc w:val="center"/>
              <w:rPr>
                <w:ins w:id="1368" w:author="Marcus Fernandes" w:date="2021-07-25T18:26:00Z"/>
                <w:sz w:val="24"/>
                <w:szCs w:val="24"/>
                <w:lang w:eastAsia="pt-BR"/>
              </w:rPr>
            </w:pPr>
            <w:ins w:id="1369" w:author="Marcus Fernandes" w:date="2021-07-25T18:26:00Z">
              <w:r w:rsidRPr="00024F39">
                <w:rPr>
                  <w:color w:val="000000"/>
                  <w:lang w:eastAsia="pt-BR"/>
                </w:rPr>
                <w:t>Autenticação - </w:t>
              </w:r>
            </w:ins>
          </w:p>
          <w:p w14:paraId="4920C291" w14:textId="77777777" w:rsidR="00024F39" w:rsidRPr="00024F39" w:rsidRDefault="00024F39" w:rsidP="00024F39">
            <w:pPr>
              <w:widowControl/>
              <w:spacing w:line="240" w:lineRule="auto"/>
              <w:jc w:val="center"/>
              <w:rPr>
                <w:ins w:id="1370" w:author="Marcus Fernandes" w:date="2021-07-25T18:26:00Z"/>
                <w:sz w:val="24"/>
                <w:szCs w:val="24"/>
                <w:lang w:eastAsia="pt-BR"/>
              </w:rPr>
            </w:pPr>
            <w:ins w:id="1371" w:author="Marcus Fernandes" w:date="2021-07-25T18:26:00Z">
              <w:r w:rsidRPr="00024F39">
                <w:rPr>
                  <w:color w:val="000000"/>
                  <w:lang w:eastAsia="pt-BR"/>
                </w:rPr>
                <w:t>Este serviço realiza a autenticação do usuário para entrar no aplicativo, assim como sua saída desse</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8D52359" w14:textId="77777777" w:rsidR="00024F39" w:rsidRPr="00024F39" w:rsidRDefault="00024F39" w:rsidP="00024F39">
            <w:pPr>
              <w:widowControl/>
              <w:spacing w:line="240" w:lineRule="auto"/>
              <w:jc w:val="center"/>
              <w:rPr>
                <w:ins w:id="1372" w:author="Marcus Fernandes" w:date="2021-07-25T18:26:00Z"/>
                <w:sz w:val="24"/>
                <w:szCs w:val="24"/>
                <w:lang w:eastAsia="pt-BR"/>
              </w:rPr>
            </w:pPr>
            <w:proofErr w:type="spellStart"/>
            <w:ins w:id="1373" w:author="Marcus Fernandes" w:date="2021-07-25T18:26:00Z">
              <w:r w:rsidRPr="00024F39">
                <w:rPr>
                  <w:color w:val="000000"/>
                  <w:lang w:eastAsia="pt-BR"/>
                </w:rPr>
                <w:t>Logar</w:t>
              </w:r>
              <w:proofErr w:type="spellEnd"/>
              <w:r w:rsidRPr="00024F39">
                <w:rPr>
                  <w:color w:val="000000"/>
                  <w:lang w:eastAsia="pt-BR"/>
                </w:rPr>
                <w:t xml:space="preserve"> no sistema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73B9CBAB" w14:textId="77777777" w:rsidR="00024F39" w:rsidRPr="00024F39" w:rsidRDefault="00024F39" w:rsidP="00024F39">
            <w:pPr>
              <w:widowControl/>
              <w:spacing w:line="240" w:lineRule="auto"/>
              <w:jc w:val="center"/>
              <w:rPr>
                <w:ins w:id="1374" w:author="Marcus Fernandes" w:date="2021-07-25T18:26:00Z"/>
                <w:sz w:val="24"/>
                <w:szCs w:val="24"/>
                <w:lang w:eastAsia="pt-BR"/>
              </w:rPr>
            </w:pPr>
            <w:ins w:id="1375" w:author="Marcus Fernandes" w:date="2021-07-25T18:26:00Z">
              <w:r w:rsidRPr="00024F39">
                <w:rPr>
                  <w:color w:val="000000"/>
                  <w:lang w:eastAsia="pt-BR"/>
                </w:rPr>
                <w:t>Realiza a verificação dos dados nome de usuário e senha, a fim de permitir que o usuário entre no sistema</w:t>
              </w:r>
            </w:ins>
          </w:p>
        </w:tc>
      </w:tr>
      <w:tr w:rsidR="00024F39" w:rsidRPr="00024F39" w14:paraId="428BBA3A" w14:textId="77777777" w:rsidTr="00024F39">
        <w:trPr>
          <w:ins w:id="1376"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58BCA0" w14:textId="77777777" w:rsidR="00024F39" w:rsidRPr="00024F39" w:rsidRDefault="00024F39" w:rsidP="00024F39">
            <w:pPr>
              <w:widowControl/>
              <w:spacing w:line="240" w:lineRule="auto"/>
              <w:rPr>
                <w:ins w:id="1377"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44904EA" w14:textId="77777777" w:rsidR="00024F39" w:rsidRPr="00024F39" w:rsidRDefault="00024F39" w:rsidP="00024F39">
            <w:pPr>
              <w:widowControl/>
              <w:spacing w:line="240" w:lineRule="auto"/>
              <w:jc w:val="center"/>
              <w:rPr>
                <w:ins w:id="1378" w:author="Marcus Fernandes" w:date="2021-07-25T18:26:00Z"/>
                <w:sz w:val="24"/>
                <w:szCs w:val="24"/>
                <w:lang w:eastAsia="pt-BR"/>
              </w:rPr>
            </w:pPr>
            <w:ins w:id="1379" w:author="Marcus Fernandes" w:date="2021-07-25T18:26:00Z">
              <w:r w:rsidRPr="00024F39">
                <w:rPr>
                  <w:color w:val="000000"/>
                  <w:lang w:eastAsia="pt-BR"/>
                </w:rPr>
                <w:t>Sair do sistema</w:t>
              </w:r>
            </w:ins>
          </w:p>
          <w:p w14:paraId="704E6716" w14:textId="77777777" w:rsidR="00024F39" w:rsidRPr="00024F39" w:rsidRDefault="00024F39" w:rsidP="00024F39">
            <w:pPr>
              <w:widowControl/>
              <w:spacing w:line="240" w:lineRule="auto"/>
              <w:rPr>
                <w:ins w:id="138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AD5AE48" w14:textId="77777777" w:rsidR="00024F39" w:rsidRPr="00024F39" w:rsidRDefault="00024F39" w:rsidP="00024F39">
            <w:pPr>
              <w:widowControl/>
              <w:spacing w:line="240" w:lineRule="auto"/>
              <w:jc w:val="center"/>
              <w:rPr>
                <w:ins w:id="1381" w:author="Marcus Fernandes" w:date="2021-07-25T18:26:00Z"/>
                <w:sz w:val="24"/>
                <w:szCs w:val="24"/>
                <w:lang w:eastAsia="pt-BR"/>
              </w:rPr>
            </w:pPr>
            <w:ins w:id="1382" w:author="Marcus Fernandes" w:date="2021-07-25T18:26:00Z">
              <w:r w:rsidRPr="00024F39">
                <w:rPr>
                  <w:color w:val="000000"/>
                  <w:lang w:eastAsia="pt-BR"/>
                </w:rPr>
                <w:t>Permite ao usuário sair do sistema</w:t>
              </w:r>
            </w:ins>
          </w:p>
        </w:tc>
      </w:tr>
      <w:tr w:rsidR="00024F39" w:rsidRPr="00024F39" w14:paraId="2DDF39C0" w14:textId="77777777" w:rsidTr="00024F39">
        <w:trPr>
          <w:trHeight w:val="200"/>
          <w:ins w:id="1383"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41426" w14:textId="0BB2E44E" w:rsidR="00024F39" w:rsidRPr="00024F39" w:rsidRDefault="00024F39" w:rsidP="00024F39">
            <w:pPr>
              <w:widowControl/>
              <w:spacing w:line="240" w:lineRule="auto"/>
              <w:jc w:val="center"/>
              <w:rPr>
                <w:ins w:id="1384" w:author="Marcus Fernandes" w:date="2021-07-25T18:26:00Z"/>
                <w:sz w:val="24"/>
                <w:szCs w:val="24"/>
                <w:lang w:eastAsia="pt-BR"/>
              </w:rPr>
            </w:pPr>
            <w:ins w:id="1385" w:author="Marcus Fernandes" w:date="2021-07-25T18:26:00Z">
              <w:r w:rsidRPr="00024F39">
                <w:rPr>
                  <w:color w:val="000000"/>
                  <w:lang w:eastAsia="pt-BR"/>
                </w:rPr>
                <w:t xml:space="preserve">Gestão de </w:t>
              </w:r>
            </w:ins>
            <w:ins w:id="1386" w:author="Marcus Fernandes" w:date="2021-08-17T20:29:00Z">
              <w:r w:rsidR="005A10B6">
                <w:rPr>
                  <w:color w:val="000000"/>
                  <w:lang w:eastAsia="pt-BR"/>
                </w:rPr>
                <w:t>Usuários</w:t>
              </w:r>
            </w:ins>
            <w:ins w:id="1387" w:author="Marcus Fernandes" w:date="2021-07-25T18:26:00Z">
              <w:r w:rsidRPr="00024F39">
                <w:rPr>
                  <w:color w:val="000000"/>
                  <w:lang w:eastAsia="pt-BR"/>
                </w:rPr>
                <w:t xml:space="preserve"> - </w:t>
              </w:r>
            </w:ins>
          </w:p>
          <w:p w14:paraId="51359772" w14:textId="77777777" w:rsidR="00024F39" w:rsidRPr="00024F39" w:rsidRDefault="00024F39" w:rsidP="00024F39">
            <w:pPr>
              <w:widowControl/>
              <w:spacing w:line="240" w:lineRule="auto"/>
              <w:jc w:val="center"/>
              <w:rPr>
                <w:ins w:id="1388" w:author="Marcus Fernandes" w:date="2021-07-25T18:26:00Z"/>
                <w:sz w:val="24"/>
                <w:szCs w:val="24"/>
                <w:lang w:eastAsia="pt-BR"/>
              </w:rPr>
            </w:pPr>
            <w:ins w:id="1389" w:author="Marcus Fernandes" w:date="2021-07-25T18:26:00Z">
              <w:r w:rsidRPr="00024F39">
                <w:rPr>
                  <w:color w:val="000000"/>
                  <w:lang w:eastAsia="pt-BR"/>
                </w:rPr>
                <w:t>Este serviço realiza todas as tarefas relacionadas à gerência de pessoas que possuem acesso ao sistema e seus recursos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FDF9C" w14:textId="00A7B49B" w:rsidR="00024F39" w:rsidRPr="00024F39" w:rsidRDefault="00024F39" w:rsidP="00024F39">
            <w:pPr>
              <w:widowControl/>
              <w:spacing w:line="240" w:lineRule="auto"/>
              <w:jc w:val="center"/>
              <w:rPr>
                <w:ins w:id="1390" w:author="Marcus Fernandes" w:date="2021-07-25T18:26:00Z"/>
                <w:sz w:val="24"/>
                <w:szCs w:val="24"/>
                <w:lang w:eastAsia="pt-BR"/>
              </w:rPr>
            </w:pPr>
            <w:ins w:id="1391" w:author="Marcus Fernandes" w:date="2021-07-25T18:26:00Z">
              <w:r w:rsidRPr="00024F39">
                <w:rPr>
                  <w:color w:val="000000"/>
                  <w:lang w:eastAsia="pt-BR"/>
                </w:rPr>
                <w:t xml:space="preserve">Cadastrar </w:t>
              </w:r>
            </w:ins>
            <w:ins w:id="1392" w:author="Marcus Fernandes" w:date="2021-08-17T20:29:00Z">
              <w:r w:rsidR="005A10B6">
                <w:rPr>
                  <w:color w:val="000000"/>
                  <w:lang w:eastAsia="pt-BR"/>
                </w:rPr>
                <w:t>Usuário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22C6D" w14:textId="5456456C" w:rsidR="00024F39" w:rsidRPr="00024F39" w:rsidRDefault="00024F39" w:rsidP="00024F39">
            <w:pPr>
              <w:widowControl/>
              <w:spacing w:line="240" w:lineRule="auto"/>
              <w:jc w:val="center"/>
              <w:rPr>
                <w:ins w:id="1393" w:author="Marcus Fernandes" w:date="2021-07-25T18:26:00Z"/>
                <w:sz w:val="24"/>
                <w:szCs w:val="24"/>
                <w:lang w:eastAsia="pt-BR"/>
              </w:rPr>
            </w:pPr>
            <w:ins w:id="1394" w:author="Marcus Fernandes" w:date="2021-07-25T18:26:00Z">
              <w:r w:rsidRPr="00024F39">
                <w:rPr>
                  <w:color w:val="000000"/>
                  <w:lang w:eastAsia="pt-BR"/>
                </w:rPr>
                <w:t xml:space="preserve">Permite o cadastro de um novo </w:t>
              </w:r>
            </w:ins>
            <w:ins w:id="1395" w:author="Marcus Fernandes" w:date="2021-08-17T20:30:00Z">
              <w:r w:rsidR="005A10B6">
                <w:rPr>
                  <w:color w:val="000000"/>
                  <w:lang w:eastAsia="pt-BR"/>
                </w:rPr>
                <w:t>usuário</w:t>
              </w:r>
            </w:ins>
            <w:ins w:id="1396" w:author="Marcus Fernandes" w:date="2021-07-25T18:26:00Z">
              <w:r w:rsidRPr="00024F39">
                <w:rPr>
                  <w:color w:val="000000"/>
                  <w:lang w:eastAsia="pt-BR"/>
                </w:rPr>
                <w:t xml:space="preserve"> do sistema</w:t>
              </w:r>
            </w:ins>
          </w:p>
        </w:tc>
      </w:tr>
      <w:tr w:rsidR="00024F39" w:rsidRPr="00024F39" w14:paraId="760184AF" w14:textId="77777777" w:rsidTr="00024F39">
        <w:trPr>
          <w:trHeight w:val="200"/>
          <w:ins w:id="1397"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B740A8" w14:textId="77777777" w:rsidR="00024F39" w:rsidRPr="00024F39" w:rsidRDefault="00024F39" w:rsidP="00024F39">
            <w:pPr>
              <w:widowControl/>
              <w:spacing w:line="240" w:lineRule="auto"/>
              <w:rPr>
                <w:ins w:id="1398"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858ED" w14:textId="68862D5E" w:rsidR="00024F39" w:rsidRPr="00024F39" w:rsidRDefault="00024F39" w:rsidP="00024F39">
            <w:pPr>
              <w:widowControl/>
              <w:spacing w:line="240" w:lineRule="auto"/>
              <w:jc w:val="center"/>
              <w:rPr>
                <w:ins w:id="1399" w:author="Marcus Fernandes" w:date="2021-07-25T18:26:00Z"/>
                <w:sz w:val="24"/>
                <w:szCs w:val="24"/>
                <w:lang w:eastAsia="pt-BR"/>
              </w:rPr>
            </w:pPr>
            <w:ins w:id="1400" w:author="Marcus Fernandes" w:date="2021-07-25T18:26:00Z">
              <w:r w:rsidRPr="00024F39">
                <w:rPr>
                  <w:color w:val="000000"/>
                  <w:lang w:eastAsia="pt-BR"/>
                </w:rPr>
                <w:t xml:space="preserve">Editar </w:t>
              </w:r>
            </w:ins>
            <w:ins w:id="1401" w:author="Marcus Fernandes" w:date="2021-08-17T20:29:00Z">
              <w:r w:rsidR="005A10B6">
                <w:rPr>
                  <w:color w:val="000000"/>
                  <w:lang w:eastAsia="pt-BR"/>
                </w:rPr>
                <w:t>Usuário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86B85" w14:textId="5F2D8A47" w:rsidR="00024F39" w:rsidRPr="00024F39" w:rsidRDefault="00024F39" w:rsidP="00024F39">
            <w:pPr>
              <w:widowControl/>
              <w:spacing w:line="240" w:lineRule="auto"/>
              <w:jc w:val="center"/>
              <w:rPr>
                <w:ins w:id="1402" w:author="Marcus Fernandes" w:date="2021-07-25T18:26:00Z"/>
                <w:sz w:val="24"/>
                <w:szCs w:val="24"/>
                <w:lang w:eastAsia="pt-BR"/>
              </w:rPr>
            </w:pPr>
            <w:ins w:id="1403" w:author="Marcus Fernandes" w:date="2021-07-25T18:26:00Z">
              <w:r w:rsidRPr="00024F39">
                <w:rPr>
                  <w:color w:val="000000"/>
                  <w:lang w:eastAsia="pt-BR"/>
                </w:rPr>
                <w:t xml:space="preserve">Permite a edição de um </w:t>
              </w:r>
            </w:ins>
            <w:ins w:id="1404" w:author="Marcus Fernandes" w:date="2021-08-17T20:30:00Z">
              <w:r w:rsidR="005A10B6">
                <w:rPr>
                  <w:color w:val="000000"/>
                  <w:lang w:eastAsia="pt-BR"/>
                </w:rPr>
                <w:t>usuário</w:t>
              </w:r>
              <w:r w:rsidR="005A10B6" w:rsidRPr="00024F39">
                <w:rPr>
                  <w:color w:val="000000"/>
                  <w:lang w:eastAsia="pt-BR"/>
                </w:rPr>
                <w:t xml:space="preserve"> </w:t>
              </w:r>
            </w:ins>
            <w:ins w:id="1405" w:author="Marcus Fernandes" w:date="2021-07-25T18:26:00Z">
              <w:r w:rsidRPr="00024F39">
                <w:rPr>
                  <w:color w:val="000000"/>
                  <w:lang w:eastAsia="pt-BR"/>
                </w:rPr>
                <w:t>existente no sistema</w:t>
              </w:r>
            </w:ins>
          </w:p>
        </w:tc>
      </w:tr>
      <w:tr w:rsidR="005A10B6" w:rsidRPr="00024F39" w14:paraId="65618212" w14:textId="77777777" w:rsidTr="00024F39">
        <w:trPr>
          <w:trHeight w:val="200"/>
          <w:ins w:id="1406" w:author="Marcus Fernandes" w:date="2021-08-17T20:30: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1A67C295" w14:textId="77777777" w:rsidR="005A10B6" w:rsidRPr="00024F39" w:rsidRDefault="005A10B6" w:rsidP="00024F39">
            <w:pPr>
              <w:widowControl/>
              <w:spacing w:line="240" w:lineRule="auto"/>
              <w:rPr>
                <w:ins w:id="1407" w:author="Marcus Fernandes" w:date="2021-08-17T20:30: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07F36" w14:textId="7838AEC6" w:rsidR="005A10B6" w:rsidRPr="00024F39" w:rsidRDefault="005A10B6" w:rsidP="00024F39">
            <w:pPr>
              <w:widowControl/>
              <w:spacing w:line="240" w:lineRule="auto"/>
              <w:jc w:val="center"/>
              <w:rPr>
                <w:ins w:id="1408" w:author="Marcus Fernandes" w:date="2021-08-17T20:30:00Z"/>
                <w:color w:val="000000"/>
                <w:lang w:eastAsia="pt-BR"/>
              </w:rPr>
            </w:pPr>
            <w:ins w:id="1409" w:author="Marcus Fernandes" w:date="2021-08-17T20:30:00Z">
              <w:r>
                <w:rPr>
                  <w:color w:val="000000"/>
                  <w:lang w:eastAsia="pt-BR"/>
                </w:rPr>
                <w:t>Consultar Usuário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CED1F" w14:textId="3ADCFD02" w:rsidR="005A10B6" w:rsidRPr="00024F39" w:rsidRDefault="005A10B6" w:rsidP="00024F39">
            <w:pPr>
              <w:widowControl/>
              <w:spacing w:line="240" w:lineRule="auto"/>
              <w:jc w:val="center"/>
              <w:rPr>
                <w:ins w:id="1410" w:author="Marcus Fernandes" w:date="2021-08-17T20:30:00Z"/>
                <w:color w:val="000000"/>
                <w:lang w:eastAsia="pt-BR"/>
              </w:rPr>
            </w:pPr>
            <w:ins w:id="1411" w:author="Marcus Fernandes" w:date="2021-08-17T20:30:00Z">
              <w:r w:rsidRPr="00024F39">
                <w:rPr>
                  <w:color w:val="000000"/>
                  <w:lang w:eastAsia="pt-BR"/>
                </w:rPr>
                <w:t xml:space="preserve">Permite a </w:t>
              </w:r>
              <w:r>
                <w:rPr>
                  <w:color w:val="000000"/>
                  <w:lang w:eastAsia="pt-BR"/>
                </w:rPr>
                <w:t>consulta</w:t>
              </w:r>
              <w:r w:rsidRPr="00024F39">
                <w:rPr>
                  <w:color w:val="000000"/>
                  <w:lang w:eastAsia="pt-BR"/>
                </w:rPr>
                <w:t xml:space="preserve"> de um </w:t>
              </w:r>
              <w:r>
                <w:rPr>
                  <w:color w:val="000000"/>
                  <w:lang w:eastAsia="pt-BR"/>
                </w:rPr>
                <w:t>usuário</w:t>
              </w:r>
              <w:r w:rsidRPr="00024F39">
                <w:rPr>
                  <w:color w:val="000000"/>
                  <w:lang w:eastAsia="pt-BR"/>
                </w:rPr>
                <w:t xml:space="preserve"> existente no sistema</w:t>
              </w:r>
            </w:ins>
          </w:p>
        </w:tc>
      </w:tr>
      <w:tr w:rsidR="00024F39" w:rsidRPr="00024F39" w14:paraId="4E78B466" w14:textId="77777777" w:rsidTr="00024F39">
        <w:trPr>
          <w:trHeight w:val="200"/>
          <w:ins w:id="1412"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4C36B2" w14:textId="77777777" w:rsidR="00024F39" w:rsidRPr="00024F39" w:rsidRDefault="00024F39" w:rsidP="00024F39">
            <w:pPr>
              <w:widowControl/>
              <w:spacing w:line="240" w:lineRule="auto"/>
              <w:rPr>
                <w:ins w:id="141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B0DBA" w14:textId="2A43BE56" w:rsidR="00024F39" w:rsidRPr="00024F39" w:rsidRDefault="00024F39" w:rsidP="00024F39">
            <w:pPr>
              <w:widowControl/>
              <w:spacing w:line="240" w:lineRule="auto"/>
              <w:jc w:val="center"/>
              <w:rPr>
                <w:ins w:id="1414" w:author="Marcus Fernandes" w:date="2021-07-25T18:26:00Z"/>
                <w:sz w:val="24"/>
                <w:szCs w:val="24"/>
                <w:lang w:eastAsia="pt-BR"/>
              </w:rPr>
            </w:pPr>
            <w:ins w:id="1415" w:author="Marcus Fernandes" w:date="2021-07-25T18:26:00Z">
              <w:r w:rsidRPr="00024F39">
                <w:rPr>
                  <w:color w:val="000000"/>
                  <w:lang w:eastAsia="pt-BR"/>
                </w:rPr>
                <w:t xml:space="preserve">Remover </w:t>
              </w:r>
            </w:ins>
            <w:ins w:id="1416" w:author="Marcus Fernandes" w:date="2021-08-17T20:29:00Z">
              <w:r w:rsidR="005A10B6">
                <w:rPr>
                  <w:color w:val="000000"/>
                  <w:lang w:eastAsia="pt-BR"/>
                </w:rPr>
                <w:t>Usuário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A61DA" w14:textId="41D2D983" w:rsidR="00024F39" w:rsidRPr="00024F39" w:rsidRDefault="00024F39" w:rsidP="00024F39">
            <w:pPr>
              <w:widowControl/>
              <w:spacing w:line="240" w:lineRule="auto"/>
              <w:jc w:val="center"/>
              <w:rPr>
                <w:ins w:id="1417" w:author="Marcus Fernandes" w:date="2021-07-25T18:26:00Z"/>
                <w:sz w:val="24"/>
                <w:szCs w:val="24"/>
                <w:lang w:eastAsia="pt-BR"/>
              </w:rPr>
            </w:pPr>
            <w:ins w:id="1418" w:author="Marcus Fernandes" w:date="2021-07-25T18:26:00Z">
              <w:r w:rsidRPr="00024F39">
                <w:rPr>
                  <w:color w:val="000000"/>
                  <w:lang w:eastAsia="pt-BR"/>
                </w:rPr>
                <w:t xml:space="preserve">Permite a remoção de um </w:t>
              </w:r>
            </w:ins>
            <w:ins w:id="1419" w:author="Marcus Fernandes" w:date="2021-08-17T20:30:00Z">
              <w:r w:rsidR="005A10B6">
                <w:rPr>
                  <w:color w:val="000000"/>
                  <w:lang w:eastAsia="pt-BR"/>
                </w:rPr>
                <w:t>usuário</w:t>
              </w:r>
              <w:r w:rsidR="005A10B6" w:rsidRPr="00024F39">
                <w:rPr>
                  <w:color w:val="000000"/>
                  <w:lang w:eastAsia="pt-BR"/>
                </w:rPr>
                <w:t xml:space="preserve"> </w:t>
              </w:r>
            </w:ins>
            <w:ins w:id="1420" w:author="Marcus Fernandes" w:date="2021-07-25T18:26:00Z">
              <w:r w:rsidRPr="00024F39">
                <w:rPr>
                  <w:color w:val="000000"/>
                  <w:lang w:eastAsia="pt-BR"/>
                </w:rPr>
                <w:t>existente do sistema</w:t>
              </w:r>
            </w:ins>
          </w:p>
        </w:tc>
      </w:tr>
      <w:tr w:rsidR="00024F39" w:rsidRPr="00024F39" w14:paraId="6410A25D" w14:textId="77777777" w:rsidTr="00024F39">
        <w:trPr>
          <w:trHeight w:val="200"/>
          <w:ins w:id="1421"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7AD7C7C" w14:textId="77777777" w:rsidR="00024F39" w:rsidRPr="00024F39" w:rsidRDefault="00024F39" w:rsidP="00024F39">
            <w:pPr>
              <w:widowControl/>
              <w:spacing w:line="240" w:lineRule="auto"/>
              <w:jc w:val="center"/>
              <w:rPr>
                <w:ins w:id="1422" w:author="Marcus Fernandes" w:date="2021-07-25T18:26:00Z"/>
                <w:sz w:val="24"/>
                <w:szCs w:val="24"/>
                <w:lang w:eastAsia="pt-BR"/>
              </w:rPr>
            </w:pPr>
            <w:ins w:id="1423" w:author="Marcus Fernandes" w:date="2021-07-25T18:26:00Z">
              <w:r w:rsidRPr="00024F39">
                <w:rPr>
                  <w:color w:val="000000"/>
                  <w:lang w:eastAsia="pt-BR"/>
                </w:rPr>
                <w:t>Gestão de Compras - </w:t>
              </w:r>
            </w:ins>
          </w:p>
          <w:p w14:paraId="258D42D7" w14:textId="77777777" w:rsidR="00024F39" w:rsidRPr="00024F39" w:rsidRDefault="00024F39" w:rsidP="00024F39">
            <w:pPr>
              <w:widowControl/>
              <w:spacing w:line="240" w:lineRule="auto"/>
              <w:jc w:val="center"/>
              <w:rPr>
                <w:ins w:id="1424" w:author="Marcus Fernandes" w:date="2021-07-25T18:26:00Z"/>
                <w:sz w:val="24"/>
                <w:szCs w:val="24"/>
                <w:lang w:eastAsia="pt-BR"/>
              </w:rPr>
            </w:pPr>
            <w:ins w:id="1425" w:author="Marcus Fernandes" w:date="2021-07-25T18:26:00Z">
              <w:r w:rsidRPr="00024F39">
                <w:rPr>
                  <w:color w:val="000000"/>
                  <w:lang w:eastAsia="pt-BR"/>
                </w:rPr>
                <w:t>Este serviço realiza todas as tarefas relacionadas à gerência de transações de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74A08E0" w14:textId="77777777" w:rsidR="00024F39" w:rsidRPr="00024F39" w:rsidRDefault="00024F39" w:rsidP="00024F39">
            <w:pPr>
              <w:widowControl/>
              <w:spacing w:line="240" w:lineRule="auto"/>
              <w:jc w:val="center"/>
              <w:rPr>
                <w:ins w:id="1426" w:author="Marcus Fernandes" w:date="2021-07-25T18:26:00Z"/>
                <w:sz w:val="24"/>
                <w:szCs w:val="24"/>
                <w:lang w:eastAsia="pt-BR"/>
              </w:rPr>
            </w:pPr>
            <w:ins w:id="1427" w:author="Marcus Fernandes" w:date="2021-07-25T18:26:00Z">
              <w:r w:rsidRPr="00024F39">
                <w:rPr>
                  <w:color w:val="000000"/>
                  <w:lang w:eastAsia="pt-BR"/>
                </w:rPr>
                <w:t>Cadastrar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2E4339E4" w14:textId="77777777" w:rsidR="00024F39" w:rsidRPr="00024F39" w:rsidRDefault="00024F39" w:rsidP="00024F39">
            <w:pPr>
              <w:widowControl/>
              <w:spacing w:line="240" w:lineRule="auto"/>
              <w:jc w:val="center"/>
              <w:rPr>
                <w:ins w:id="1428" w:author="Marcus Fernandes" w:date="2021-07-25T18:26:00Z"/>
                <w:sz w:val="24"/>
                <w:szCs w:val="24"/>
                <w:lang w:eastAsia="pt-BR"/>
              </w:rPr>
            </w:pPr>
            <w:ins w:id="1429" w:author="Marcus Fernandes" w:date="2021-07-25T18:26:00Z">
              <w:r w:rsidRPr="00024F39">
                <w:rPr>
                  <w:color w:val="000000"/>
                  <w:lang w:eastAsia="pt-BR"/>
                </w:rPr>
                <w:t>Permite o cadastro de uma nova transação de compra</w:t>
              </w:r>
            </w:ins>
          </w:p>
        </w:tc>
      </w:tr>
      <w:tr w:rsidR="00024F39" w:rsidRPr="00024F39" w14:paraId="4EBCF831" w14:textId="77777777" w:rsidTr="00024F39">
        <w:trPr>
          <w:trHeight w:val="200"/>
          <w:ins w:id="1430"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31AF03" w14:textId="77777777" w:rsidR="00024F39" w:rsidRPr="00024F39" w:rsidRDefault="00024F39" w:rsidP="00024F39">
            <w:pPr>
              <w:widowControl/>
              <w:spacing w:line="240" w:lineRule="auto"/>
              <w:rPr>
                <w:ins w:id="1431"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5CA0507" w14:textId="77777777" w:rsidR="00024F39" w:rsidRPr="00024F39" w:rsidRDefault="00024F39" w:rsidP="00024F39">
            <w:pPr>
              <w:widowControl/>
              <w:spacing w:line="240" w:lineRule="auto"/>
              <w:jc w:val="center"/>
              <w:rPr>
                <w:ins w:id="1432" w:author="Marcus Fernandes" w:date="2021-07-25T18:26:00Z"/>
                <w:sz w:val="24"/>
                <w:szCs w:val="24"/>
                <w:lang w:eastAsia="pt-BR"/>
              </w:rPr>
            </w:pPr>
            <w:ins w:id="1433" w:author="Marcus Fernandes" w:date="2021-07-25T18:26:00Z">
              <w:r w:rsidRPr="00024F39">
                <w:rPr>
                  <w:color w:val="000000"/>
                  <w:lang w:eastAsia="pt-BR"/>
                </w:rPr>
                <w:t>Editar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22FCC4A" w14:textId="77777777" w:rsidR="00024F39" w:rsidRPr="00024F39" w:rsidRDefault="00024F39" w:rsidP="00024F39">
            <w:pPr>
              <w:widowControl/>
              <w:spacing w:line="240" w:lineRule="auto"/>
              <w:jc w:val="center"/>
              <w:rPr>
                <w:ins w:id="1434" w:author="Marcus Fernandes" w:date="2021-07-25T18:26:00Z"/>
                <w:sz w:val="24"/>
                <w:szCs w:val="24"/>
                <w:lang w:eastAsia="pt-BR"/>
              </w:rPr>
            </w:pPr>
            <w:ins w:id="1435" w:author="Marcus Fernandes" w:date="2021-07-25T18:26:00Z">
              <w:r w:rsidRPr="00024F39">
                <w:rPr>
                  <w:color w:val="000000"/>
                  <w:lang w:eastAsia="pt-BR"/>
                </w:rPr>
                <w:t>Permite a edição de dados de uma transação de compra existente</w:t>
              </w:r>
            </w:ins>
          </w:p>
        </w:tc>
      </w:tr>
      <w:tr w:rsidR="005A10B6" w:rsidRPr="00024F39" w14:paraId="43C4D0DD" w14:textId="77777777" w:rsidTr="00024F39">
        <w:trPr>
          <w:trHeight w:val="200"/>
          <w:ins w:id="1436" w:author="Marcus Fernandes" w:date="2021-08-17T20:31: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1760F0B0" w14:textId="77777777" w:rsidR="005A10B6" w:rsidRPr="00024F39" w:rsidRDefault="005A10B6" w:rsidP="005A10B6">
            <w:pPr>
              <w:widowControl/>
              <w:spacing w:line="240" w:lineRule="auto"/>
              <w:rPr>
                <w:ins w:id="1437" w:author="Marcus Fernandes" w:date="2021-08-17T20:31: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7CFE6068" w14:textId="29F7042A" w:rsidR="005A10B6" w:rsidRPr="00024F39" w:rsidRDefault="005A10B6" w:rsidP="005A10B6">
            <w:pPr>
              <w:widowControl/>
              <w:spacing w:line="240" w:lineRule="auto"/>
              <w:jc w:val="center"/>
              <w:rPr>
                <w:ins w:id="1438" w:author="Marcus Fernandes" w:date="2021-08-17T20:31:00Z"/>
                <w:color w:val="000000"/>
                <w:lang w:eastAsia="pt-BR"/>
              </w:rPr>
            </w:pPr>
            <w:ins w:id="1439" w:author="Marcus Fernandes" w:date="2021-08-17T20:32:00Z">
              <w:r>
                <w:rPr>
                  <w:color w:val="000000"/>
                  <w:lang w:eastAsia="pt-BR"/>
                </w:rPr>
                <w:t>Consultar</w:t>
              </w:r>
              <w:r w:rsidRPr="00024F39">
                <w:rPr>
                  <w:color w:val="000000"/>
                  <w:lang w:eastAsia="pt-BR"/>
                </w:rPr>
                <w:t xml:space="preserve">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45C57921" w14:textId="7CC5C06E" w:rsidR="005A10B6" w:rsidRPr="00024F39" w:rsidRDefault="005A10B6" w:rsidP="005A10B6">
            <w:pPr>
              <w:widowControl/>
              <w:spacing w:line="240" w:lineRule="auto"/>
              <w:jc w:val="center"/>
              <w:rPr>
                <w:ins w:id="1440" w:author="Marcus Fernandes" w:date="2021-08-17T20:31:00Z"/>
                <w:color w:val="000000"/>
                <w:lang w:eastAsia="pt-BR"/>
              </w:rPr>
            </w:pPr>
            <w:ins w:id="1441" w:author="Marcus Fernandes" w:date="2021-08-17T20:32:00Z">
              <w:r w:rsidRPr="00024F39">
                <w:rPr>
                  <w:color w:val="000000"/>
                  <w:lang w:eastAsia="pt-BR"/>
                </w:rPr>
                <w:t xml:space="preserve">Permite a </w:t>
              </w:r>
              <w:r>
                <w:rPr>
                  <w:color w:val="000000"/>
                  <w:lang w:eastAsia="pt-BR"/>
                </w:rPr>
                <w:t>consulta</w:t>
              </w:r>
              <w:r w:rsidRPr="00024F39">
                <w:rPr>
                  <w:color w:val="000000"/>
                  <w:lang w:eastAsia="pt-BR"/>
                </w:rPr>
                <w:t xml:space="preserve"> de dados de uma transação de compra existente</w:t>
              </w:r>
            </w:ins>
          </w:p>
        </w:tc>
      </w:tr>
      <w:tr w:rsidR="005A10B6" w:rsidRPr="00024F39" w14:paraId="2C439DA1" w14:textId="77777777" w:rsidTr="00024F39">
        <w:trPr>
          <w:trHeight w:val="200"/>
          <w:ins w:id="1442"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8A4A50" w14:textId="77777777" w:rsidR="005A10B6" w:rsidRPr="00024F39" w:rsidRDefault="005A10B6" w:rsidP="005A10B6">
            <w:pPr>
              <w:widowControl/>
              <w:spacing w:line="240" w:lineRule="auto"/>
              <w:rPr>
                <w:ins w:id="144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E51C916" w14:textId="77777777" w:rsidR="005A10B6" w:rsidRPr="00024F39" w:rsidRDefault="005A10B6" w:rsidP="005A10B6">
            <w:pPr>
              <w:widowControl/>
              <w:spacing w:line="240" w:lineRule="auto"/>
              <w:jc w:val="center"/>
              <w:rPr>
                <w:ins w:id="1444" w:author="Marcus Fernandes" w:date="2021-07-25T18:26:00Z"/>
                <w:sz w:val="24"/>
                <w:szCs w:val="24"/>
                <w:lang w:eastAsia="pt-BR"/>
              </w:rPr>
            </w:pPr>
            <w:ins w:id="1445" w:author="Marcus Fernandes" w:date="2021-07-25T18:26:00Z">
              <w:r w:rsidRPr="00024F39">
                <w:rPr>
                  <w:color w:val="000000"/>
                  <w:lang w:eastAsia="pt-BR"/>
                </w:rPr>
                <w:t>Remover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29C2BA8" w14:textId="77777777" w:rsidR="005A10B6" w:rsidRPr="00024F39" w:rsidRDefault="005A10B6" w:rsidP="005A10B6">
            <w:pPr>
              <w:widowControl/>
              <w:spacing w:line="240" w:lineRule="auto"/>
              <w:jc w:val="center"/>
              <w:rPr>
                <w:ins w:id="1446" w:author="Marcus Fernandes" w:date="2021-07-25T18:26:00Z"/>
                <w:sz w:val="24"/>
                <w:szCs w:val="24"/>
                <w:lang w:eastAsia="pt-BR"/>
              </w:rPr>
            </w:pPr>
            <w:ins w:id="1447" w:author="Marcus Fernandes" w:date="2021-07-25T18:26:00Z">
              <w:r w:rsidRPr="00024F39">
                <w:rPr>
                  <w:color w:val="000000"/>
                  <w:lang w:eastAsia="pt-BR"/>
                </w:rPr>
                <w:t>Permite a remoção de uma transação de compra existente</w:t>
              </w:r>
            </w:ins>
          </w:p>
        </w:tc>
      </w:tr>
      <w:tr w:rsidR="005A10B6" w:rsidRPr="00024F39" w14:paraId="7323DA08" w14:textId="77777777" w:rsidTr="00024F39">
        <w:trPr>
          <w:trHeight w:val="200"/>
          <w:ins w:id="1448"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2FBE9" w14:textId="77777777" w:rsidR="005A10B6" w:rsidRPr="00024F39" w:rsidRDefault="005A10B6" w:rsidP="005A10B6">
            <w:pPr>
              <w:widowControl/>
              <w:spacing w:line="240" w:lineRule="auto"/>
              <w:jc w:val="center"/>
              <w:rPr>
                <w:ins w:id="1449" w:author="Marcus Fernandes" w:date="2021-07-25T18:26:00Z"/>
                <w:sz w:val="24"/>
                <w:szCs w:val="24"/>
                <w:lang w:eastAsia="pt-BR"/>
              </w:rPr>
            </w:pPr>
            <w:ins w:id="1450" w:author="Marcus Fernandes" w:date="2021-07-25T18:26:00Z">
              <w:r w:rsidRPr="00024F39">
                <w:rPr>
                  <w:color w:val="000000"/>
                  <w:lang w:eastAsia="pt-BR"/>
                </w:rPr>
                <w:t>Gestão de Despesas -</w:t>
              </w:r>
            </w:ins>
          </w:p>
          <w:p w14:paraId="4286EBFE" w14:textId="77777777" w:rsidR="005A10B6" w:rsidRPr="00024F39" w:rsidRDefault="005A10B6" w:rsidP="005A10B6">
            <w:pPr>
              <w:widowControl/>
              <w:spacing w:line="240" w:lineRule="auto"/>
              <w:jc w:val="center"/>
              <w:rPr>
                <w:ins w:id="1451" w:author="Marcus Fernandes" w:date="2021-07-25T18:26:00Z"/>
                <w:sz w:val="24"/>
                <w:szCs w:val="24"/>
                <w:lang w:eastAsia="pt-BR"/>
              </w:rPr>
            </w:pPr>
            <w:ins w:id="1452" w:author="Marcus Fernandes" w:date="2021-07-25T18:26:00Z">
              <w:r w:rsidRPr="00024F39">
                <w:rPr>
                  <w:color w:val="000000"/>
                  <w:lang w:eastAsia="pt-BR"/>
                </w:rPr>
                <w:t>Este serviço realiza todas as tarefas relacionadas à gerência de transações de despesa</w:t>
              </w:r>
            </w:ins>
          </w:p>
          <w:p w14:paraId="4D183AA7" w14:textId="77777777" w:rsidR="005A10B6" w:rsidRPr="00024F39" w:rsidRDefault="005A10B6" w:rsidP="005A10B6">
            <w:pPr>
              <w:widowControl/>
              <w:spacing w:line="240" w:lineRule="auto"/>
              <w:rPr>
                <w:ins w:id="145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EE82B" w14:textId="77777777" w:rsidR="005A10B6" w:rsidRPr="00024F39" w:rsidRDefault="005A10B6" w:rsidP="005A10B6">
            <w:pPr>
              <w:widowControl/>
              <w:spacing w:line="240" w:lineRule="auto"/>
              <w:jc w:val="center"/>
              <w:rPr>
                <w:ins w:id="1454" w:author="Marcus Fernandes" w:date="2021-07-25T18:26:00Z"/>
                <w:sz w:val="24"/>
                <w:szCs w:val="24"/>
                <w:lang w:eastAsia="pt-BR"/>
              </w:rPr>
            </w:pPr>
            <w:ins w:id="1455" w:author="Marcus Fernandes" w:date="2021-07-25T18:26:00Z">
              <w:r w:rsidRPr="00024F39">
                <w:rPr>
                  <w:color w:val="000000"/>
                  <w:lang w:eastAsia="pt-BR"/>
                </w:rPr>
                <w:t>Cadastrar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D88BF" w14:textId="77777777" w:rsidR="005A10B6" w:rsidRPr="00024F39" w:rsidRDefault="005A10B6" w:rsidP="005A10B6">
            <w:pPr>
              <w:widowControl/>
              <w:spacing w:line="240" w:lineRule="auto"/>
              <w:jc w:val="center"/>
              <w:rPr>
                <w:ins w:id="1456" w:author="Marcus Fernandes" w:date="2021-07-25T18:26:00Z"/>
                <w:sz w:val="24"/>
                <w:szCs w:val="24"/>
                <w:lang w:eastAsia="pt-BR"/>
              </w:rPr>
            </w:pPr>
            <w:ins w:id="1457" w:author="Marcus Fernandes" w:date="2021-07-25T18:26:00Z">
              <w:r w:rsidRPr="00024F39">
                <w:rPr>
                  <w:color w:val="000000"/>
                  <w:lang w:eastAsia="pt-BR"/>
                </w:rPr>
                <w:t>Permite o cadastro de uma nova transação de despesa </w:t>
              </w:r>
            </w:ins>
          </w:p>
        </w:tc>
      </w:tr>
      <w:tr w:rsidR="005A10B6" w:rsidRPr="00024F39" w14:paraId="24B99569" w14:textId="77777777" w:rsidTr="00024F39">
        <w:trPr>
          <w:trHeight w:val="200"/>
          <w:ins w:id="1458"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704C28" w14:textId="77777777" w:rsidR="005A10B6" w:rsidRPr="00024F39" w:rsidRDefault="005A10B6" w:rsidP="005A10B6">
            <w:pPr>
              <w:widowControl/>
              <w:spacing w:line="240" w:lineRule="auto"/>
              <w:rPr>
                <w:ins w:id="145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68010" w14:textId="77777777" w:rsidR="005A10B6" w:rsidRPr="00024F39" w:rsidRDefault="005A10B6" w:rsidP="005A10B6">
            <w:pPr>
              <w:widowControl/>
              <w:spacing w:line="240" w:lineRule="auto"/>
              <w:jc w:val="center"/>
              <w:rPr>
                <w:ins w:id="1460" w:author="Marcus Fernandes" w:date="2021-07-25T18:26:00Z"/>
                <w:sz w:val="24"/>
                <w:szCs w:val="24"/>
                <w:lang w:eastAsia="pt-BR"/>
              </w:rPr>
            </w:pPr>
            <w:ins w:id="1461" w:author="Marcus Fernandes" w:date="2021-07-25T18:26:00Z">
              <w:r w:rsidRPr="00024F39">
                <w:rPr>
                  <w:color w:val="000000"/>
                  <w:lang w:eastAsia="pt-BR"/>
                </w:rPr>
                <w:t>Editar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B9E02" w14:textId="77777777" w:rsidR="005A10B6" w:rsidRPr="00024F39" w:rsidRDefault="005A10B6" w:rsidP="005A10B6">
            <w:pPr>
              <w:widowControl/>
              <w:spacing w:line="240" w:lineRule="auto"/>
              <w:jc w:val="center"/>
              <w:rPr>
                <w:ins w:id="1462" w:author="Marcus Fernandes" w:date="2021-07-25T18:26:00Z"/>
                <w:sz w:val="24"/>
                <w:szCs w:val="24"/>
                <w:lang w:eastAsia="pt-BR"/>
              </w:rPr>
            </w:pPr>
            <w:ins w:id="1463" w:author="Marcus Fernandes" w:date="2021-07-25T18:26:00Z">
              <w:r w:rsidRPr="00024F39">
                <w:rPr>
                  <w:color w:val="000000"/>
                  <w:lang w:eastAsia="pt-BR"/>
                </w:rPr>
                <w:t>Permite a edição de dados de uma transação de despesa existente</w:t>
              </w:r>
            </w:ins>
          </w:p>
        </w:tc>
      </w:tr>
      <w:tr w:rsidR="005A10B6" w:rsidRPr="00024F39" w14:paraId="49C4AB25" w14:textId="77777777" w:rsidTr="00024F39">
        <w:trPr>
          <w:trHeight w:val="200"/>
          <w:ins w:id="1464" w:author="Marcus Fernandes" w:date="2021-08-17T20:31: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0C81F0B1" w14:textId="77777777" w:rsidR="005A10B6" w:rsidRPr="00024F39" w:rsidRDefault="005A10B6" w:rsidP="005A10B6">
            <w:pPr>
              <w:widowControl/>
              <w:spacing w:line="240" w:lineRule="auto"/>
              <w:rPr>
                <w:ins w:id="1465" w:author="Marcus Fernandes" w:date="2021-08-17T20:31: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B6102" w14:textId="5ACA2C9D" w:rsidR="005A10B6" w:rsidRPr="00024F39" w:rsidRDefault="005A10B6" w:rsidP="005A10B6">
            <w:pPr>
              <w:widowControl/>
              <w:spacing w:line="240" w:lineRule="auto"/>
              <w:jc w:val="center"/>
              <w:rPr>
                <w:ins w:id="1466" w:author="Marcus Fernandes" w:date="2021-08-17T20:31:00Z"/>
                <w:color w:val="000000"/>
                <w:lang w:eastAsia="pt-BR"/>
              </w:rPr>
            </w:pPr>
            <w:ins w:id="1467" w:author="Marcus Fernandes" w:date="2021-08-17T20:32:00Z">
              <w:r>
                <w:rPr>
                  <w:color w:val="000000"/>
                  <w:lang w:eastAsia="pt-BR"/>
                </w:rPr>
                <w:t>Consultar</w:t>
              </w:r>
              <w:r w:rsidRPr="00024F39">
                <w:rPr>
                  <w:color w:val="000000"/>
                  <w:lang w:eastAsia="pt-BR"/>
                </w:rPr>
                <w:t xml:space="preserve">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867A" w14:textId="2B26BA3D" w:rsidR="005A10B6" w:rsidRPr="00024F39" w:rsidRDefault="005A10B6" w:rsidP="005A10B6">
            <w:pPr>
              <w:widowControl/>
              <w:spacing w:line="240" w:lineRule="auto"/>
              <w:jc w:val="center"/>
              <w:rPr>
                <w:ins w:id="1468" w:author="Marcus Fernandes" w:date="2021-08-17T20:31:00Z"/>
                <w:color w:val="000000"/>
                <w:lang w:eastAsia="pt-BR"/>
              </w:rPr>
            </w:pPr>
            <w:ins w:id="1469" w:author="Marcus Fernandes" w:date="2021-08-17T20:32:00Z">
              <w:r w:rsidRPr="00024F39">
                <w:rPr>
                  <w:color w:val="000000"/>
                  <w:lang w:eastAsia="pt-BR"/>
                </w:rPr>
                <w:t xml:space="preserve">Permite a </w:t>
              </w:r>
              <w:r>
                <w:rPr>
                  <w:color w:val="000000"/>
                  <w:lang w:eastAsia="pt-BR"/>
                </w:rPr>
                <w:t>consulta</w:t>
              </w:r>
              <w:r w:rsidRPr="00024F39">
                <w:rPr>
                  <w:color w:val="000000"/>
                  <w:lang w:eastAsia="pt-BR"/>
                </w:rPr>
                <w:t xml:space="preserve"> de dados de uma transação de despesa existente</w:t>
              </w:r>
            </w:ins>
          </w:p>
        </w:tc>
      </w:tr>
      <w:tr w:rsidR="005A10B6" w:rsidRPr="00024F39" w14:paraId="44248D7D" w14:textId="77777777" w:rsidTr="00024F39">
        <w:trPr>
          <w:trHeight w:val="200"/>
          <w:ins w:id="1470"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A59915" w14:textId="77777777" w:rsidR="005A10B6" w:rsidRPr="00024F39" w:rsidRDefault="005A10B6" w:rsidP="005A10B6">
            <w:pPr>
              <w:widowControl/>
              <w:spacing w:line="240" w:lineRule="auto"/>
              <w:rPr>
                <w:ins w:id="1471"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EC6D2" w14:textId="77777777" w:rsidR="005A10B6" w:rsidRPr="00024F39" w:rsidRDefault="005A10B6" w:rsidP="005A10B6">
            <w:pPr>
              <w:widowControl/>
              <w:spacing w:line="240" w:lineRule="auto"/>
              <w:jc w:val="center"/>
              <w:rPr>
                <w:ins w:id="1472" w:author="Marcus Fernandes" w:date="2021-07-25T18:26:00Z"/>
                <w:sz w:val="24"/>
                <w:szCs w:val="24"/>
                <w:lang w:eastAsia="pt-BR"/>
              </w:rPr>
            </w:pPr>
            <w:ins w:id="1473" w:author="Marcus Fernandes" w:date="2021-07-25T18:26:00Z">
              <w:r w:rsidRPr="00024F39">
                <w:rPr>
                  <w:color w:val="000000"/>
                  <w:lang w:eastAsia="pt-BR"/>
                </w:rPr>
                <w:t>Remover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3A6F" w14:textId="77777777" w:rsidR="005A10B6" w:rsidRPr="00024F39" w:rsidRDefault="005A10B6" w:rsidP="005A10B6">
            <w:pPr>
              <w:widowControl/>
              <w:spacing w:line="240" w:lineRule="auto"/>
              <w:jc w:val="center"/>
              <w:rPr>
                <w:ins w:id="1474" w:author="Marcus Fernandes" w:date="2021-07-25T18:26:00Z"/>
                <w:sz w:val="24"/>
                <w:szCs w:val="24"/>
                <w:lang w:eastAsia="pt-BR"/>
              </w:rPr>
            </w:pPr>
            <w:ins w:id="1475" w:author="Marcus Fernandes" w:date="2021-07-25T18:26:00Z">
              <w:r w:rsidRPr="00024F39">
                <w:rPr>
                  <w:color w:val="000000"/>
                  <w:lang w:eastAsia="pt-BR"/>
                </w:rPr>
                <w:t>Permite a remoção de uma transação de despesa existente</w:t>
              </w:r>
            </w:ins>
          </w:p>
        </w:tc>
      </w:tr>
      <w:tr w:rsidR="005A10B6" w:rsidRPr="00024F39" w14:paraId="0A8E0FBC" w14:textId="77777777" w:rsidTr="00024F39">
        <w:trPr>
          <w:trHeight w:val="200"/>
          <w:ins w:id="1476"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954D418" w14:textId="77777777" w:rsidR="005A10B6" w:rsidRPr="00024F39" w:rsidRDefault="005A10B6" w:rsidP="005A10B6">
            <w:pPr>
              <w:widowControl/>
              <w:spacing w:line="240" w:lineRule="auto"/>
              <w:jc w:val="center"/>
              <w:rPr>
                <w:ins w:id="1477" w:author="Marcus Fernandes" w:date="2021-07-25T18:26:00Z"/>
                <w:sz w:val="24"/>
                <w:szCs w:val="24"/>
                <w:lang w:eastAsia="pt-BR"/>
              </w:rPr>
            </w:pPr>
            <w:ins w:id="1478" w:author="Marcus Fernandes" w:date="2021-07-25T18:26:00Z">
              <w:r w:rsidRPr="00024F39">
                <w:rPr>
                  <w:color w:val="000000"/>
                  <w:lang w:eastAsia="pt-BR"/>
                </w:rPr>
                <w:t>Gestão de Devoluções - </w:t>
              </w:r>
            </w:ins>
          </w:p>
          <w:p w14:paraId="565974D5" w14:textId="77777777" w:rsidR="005A10B6" w:rsidRPr="00024F39" w:rsidRDefault="005A10B6" w:rsidP="005A10B6">
            <w:pPr>
              <w:widowControl/>
              <w:spacing w:line="240" w:lineRule="auto"/>
              <w:jc w:val="center"/>
              <w:rPr>
                <w:ins w:id="1479" w:author="Marcus Fernandes" w:date="2021-07-25T18:26:00Z"/>
                <w:sz w:val="24"/>
                <w:szCs w:val="24"/>
                <w:lang w:eastAsia="pt-BR"/>
              </w:rPr>
            </w:pPr>
            <w:ins w:id="1480" w:author="Marcus Fernandes" w:date="2021-07-25T18:26:00Z">
              <w:r w:rsidRPr="00024F39">
                <w:rPr>
                  <w:color w:val="000000"/>
                  <w:lang w:eastAsia="pt-BR"/>
                </w:rPr>
                <w:t>Este serviço realiza todas as tarefas relacionadas à gerência de transações de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0E40099" w14:textId="77777777" w:rsidR="005A10B6" w:rsidRPr="00024F39" w:rsidRDefault="005A10B6" w:rsidP="005A10B6">
            <w:pPr>
              <w:widowControl/>
              <w:spacing w:line="240" w:lineRule="auto"/>
              <w:jc w:val="center"/>
              <w:rPr>
                <w:ins w:id="1481" w:author="Marcus Fernandes" w:date="2021-07-25T18:26:00Z"/>
                <w:sz w:val="24"/>
                <w:szCs w:val="24"/>
                <w:lang w:eastAsia="pt-BR"/>
              </w:rPr>
            </w:pPr>
            <w:ins w:id="1482" w:author="Marcus Fernandes" w:date="2021-07-25T18:26:00Z">
              <w:r w:rsidRPr="00024F39">
                <w:rPr>
                  <w:color w:val="000000"/>
                  <w:lang w:eastAsia="pt-BR"/>
                </w:rPr>
                <w:t>Cadastrar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5F7B2AB" w14:textId="77777777" w:rsidR="005A10B6" w:rsidRPr="00024F39" w:rsidRDefault="005A10B6" w:rsidP="005A10B6">
            <w:pPr>
              <w:widowControl/>
              <w:spacing w:line="240" w:lineRule="auto"/>
              <w:jc w:val="center"/>
              <w:rPr>
                <w:ins w:id="1483" w:author="Marcus Fernandes" w:date="2021-07-25T18:26:00Z"/>
                <w:sz w:val="24"/>
                <w:szCs w:val="24"/>
                <w:lang w:eastAsia="pt-BR"/>
              </w:rPr>
            </w:pPr>
            <w:ins w:id="1484" w:author="Marcus Fernandes" w:date="2021-07-25T18:26:00Z">
              <w:r w:rsidRPr="00024F39">
                <w:rPr>
                  <w:color w:val="000000"/>
                  <w:lang w:eastAsia="pt-BR"/>
                </w:rPr>
                <w:t>Permite o cadastro de uma nova transação de devolução</w:t>
              </w:r>
            </w:ins>
          </w:p>
        </w:tc>
      </w:tr>
      <w:tr w:rsidR="005A10B6" w:rsidRPr="00024F39" w14:paraId="7AF47EE7" w14:textId="77777777" w:rsidTr="00024F39">
        <w:trPr>
          <w:trHeight w:val="200"/>
          <w:ins w:id="1485"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FE48F6" w14:textId="77777777" w:rsidR="005A10B6" w:rsidRPr="00024F39" w:rsidRDefault="005A10B6" w:rsidP="005A10B6">
            <w:pPr>
              <w:widowControl/>
              <w:spacing w:line="240" w:lineRule="auto"/>
              <w:rPr>
                <w:ins w:id="1486"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441B88B" w14:textId="77777777" w:rsidR="005A10B6" w:rsidRPr="00024F39" w:rsidRDefault="005A10B6" w:rsidP="005A10B6">
            <w:pPr>
              <w:widowControl/>
              <w:spacing w:line="240" w:lineRule="auto"/>
              <w:jc w:val="center"/>
              <w:rPr>
                <w:ins w:id="1487" w:author="Marcus Fernandes" w:date="2021-07-25T18:26:00Z"/>
                <w:sz w:val="24"/>
                <w:szCs w:val="24"/>
                <w:lang w:eastAsia="pt-BR"/>
              </w:rPr>
            </w:pPr>
            <w:ins w:id="1488" w:author="Marcus Fernandes" w:date="2021-07-25T18:26:00Z">
              <w:r w:rsidRPr="00024F39">
                <w:rPr>
                  <w:color w:val="000000"/>
                  <w:lang w:eastAsia="pt-BR"/>
                </w:rPr>
                <w:t>Editar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85188A8" w14:textId="77777777" w:rsidR="005A10B6" w:rsidRPr="00024F39" w:rsidRDefault="005A10B6" w:rsidP="005A10B6">
            <w:pPr>
              <w:widowControl/>
              <w:spacing w:line="240" w:lineRule="auto"/>
              <w:jc w:val="center"/>
              <w:rPr>
                <w:ins w:id="1489" w:author="Marcus Fernandes" w:date="2021-07-25T18:26:00Z"/>
                <w:sz w:val="24"/>
                <w:szCs w:val="24"/>
                <w:lang w:eastAsia="pt-BR"/>
              </w:rPr>
            </w:pPr>
            <w:ins w:id="1490" w:author="Marcus Fernandes" w:date="2021-07-25T18:26:00Z">
              <w:r w:rsidRPr="00024F39">
                <w:rPr>
                  <w:color w:val="000000"/>
                  <w:lang w:eastAsia="pt-BR"/>
                </w:rPr>
                <w:t>Permite a edição de dados de uma transação de devolução existente</w:t>
              </w:r>
            </w:ins>
          </w:p>
        </w:tc>
      </w:tr>
      <w:tr w:rsidR="005A10B6" w:rsidRPr="00024F39" w14:paraId="709237C1" w14:textId="77777777" w:rsidTr="00024F39">
        <w:trPr>
          <w:trHeight w:val="200"/>
          <w:ins w:id="1491" w:author="Marcus Fernandes" w:date="2021-08-17T20:31: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310326E3" w14:textId="77777777" w:rsidR="005A10B6" w:rsidRPr="00024F39" w:rsidRDefault="005A10B6" w:rsidP="005A10B6">
            <w:pPr>
              <w:widowControl/>
              <w:spacing w:line="240" w:lineRule="auto"/>
              <w:rPr>
                <w:ins w:id="1492" w:author="Marcus Fernandes" w:date="2021-08-17T20:31: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60F7AB2E" w14:textId="685C5274" w:rsidR="005A10B6" w:rsidRPr="00024F39" w:rsidRDefault="005A10B6" w:rsidP="005A10B6">
            <w:pPr>
              <w:widowControl/>
              <w:spacing w:line="240" w:lineRule="auto"/>
              <w:jc w:val="center"/>
              <w:rPr>
                <w:ins w:id="1493" w:author="Marcus Fernandes" w:date="2021-08-17T20:31:00Z"/>
                <w:color w:val="000000"/>
                <w:lang w:eastAsia="pt-BR"/>
              </w:rPr>
            </w:pPr>
            <w:ins w:id="1494" w:author="Marcus Fernandes" w:date="2021-08-17T20:32:00Z">
              <w:r>
                <w:rPr>
                  <w:color w:val="000000"/>
                  <w:lang w:eastAsia="pt-BR"/>
                </w:rPr>
                <w:t>Consultar</w:t>
              </w:r>
              <w:r w:rsidRPr="00024F39">
                <w:rPr>
                  <w:color w:val="000000"/>
                  <w:lang w:eastAsia="pt-BR"/>
                </w:rPr>
                <w:t xml:space="preserve">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186EDFF3" w14:textId="5283F982" w:rsidR="005A10B6" w:rsidRPr="00024F39" w:rsidRDefault="005A10B6" w:rsidP="005A10B6">
            <w:pPr>
              <w:widowControl/>
              <w:spacing w:line="240" w:lineRule="auto"/>
              <w:jc w:val="center"/>
              <w:rPr>
                <w:ins w:id="1495" w:author="Marcus Fernandes" w:date="2021-08-17T20:31:00Z"/>
                <w:color w:val="000000"/>
                <w:lang w:eastAsia="pt-BR"/>
              </w:rPr>
            </w:pPr>
            <w:ins w:id="1496" w:author="Marcus Fernandes" w:date="2021-08-17T20:32:00Z">
              <w:r w:rsidRPr="00024F39">
                <w:rPr>
                  <w:color w:val="000000"/>
                  <w:lang w:eastAsia="pt-BR"/>
                </w:rPr>
                <w:t xml:space="preserve">Permite a </w:t>
              </w:r>
              <w:r>
                <w:rPr>
                  <w:color w:val="000000"/>
                  <w:lang w:eastAsia="pt-BR"/>
                </w:rPr>
                <w:t>consulta</w:t>
              </w:r>
              <w:r w:rsidRPr="00024F39">
                <w:rPr>
                  <w:color w:val="000000"/>
                  <w:lang w:eastAsia="pt-BR"/>
                </w:rPr>
                <w:t xml:space="preserve"> de dados de uma transação de devolução existente</w:t>
              </w:r>
            </w:ins>
          </w:p>
        </w:tc>
      </w:tr>
      <w:tr w:rsidR="005A10B6" w:rsidRPr="00024F39" w14:paraId="185294B9" w14:textId="77777777" w:rsidTr="00024F39">
        <w:trPr>
          <w:trHeight w:val="200"/>
          <w:ins w:id="1497"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B55703" w14:textId="77777777" w:rsidR="005A10B6" w:rsidRPr="00024F39" w:rsidRDefault="005A10B6" w:rsidP="005A10B6">
            <w:pPr>
              <w:widowControl/>
              <w:spacing w:line="240" w:lineRule="auto"/>
              <w:rPr>
                <w:ins w:id="1498"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7D7C192" w14:textId="77777777" w:rsidR="005A10B6" w:rsidRPr="00024F39" w:rsidRDefault="005A10B6" w:rsidP="005A10B6">
            <w:pPr>
              <w:widowControl/>
              <w:spacing w:line="240" w:lineRule="auto"/>
              <w:jc w:val="center"/>
              <w:rPr>
                <w:ins w:id="1499" w:author="Marcus Fernandes" w:date="2021-07-25T18:26:00Z"/>
                <w:sz w:val="24"/>
                <w:szCs w:val="24"/>
                <w:lang w:eastAsia="pt-BR"/>
              </w:rPr>
            </w:pPr>
            <w:ins w:id="1500" w:author="Marcus Fernandes" w:date="2021-07-25T18:26:00Z">
              <w:r w:rsidRPr="00024F39">
                <w:rPr>
                  <w:color w:val="000000"/>
                  <w:lang w:eastAsia="pt-BR"/>
                </w:rPr>
                <w:t>Remover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B29A959" w14:textId="77777777" w:rsidR="005A10B6" w:rsidRPr="00024F39" w:rsidRDefault="005A10B6" w:rsidP="005A10B6">
            <w:pPr>
              <w:widowControl/>
              <w:spacing w:line="240" w:lineRule="auto"/>
              <w:jc w:val="center"/>
              <w:rPr>
                <w:ins w:id="1501" w:author="Marcus Fernandes" w:date="2021-07-25T18:26:00Z"/>
                <w:sz w:val="24"/>
                <w:szCs w:val="24"/>
                <w:lang w:eastAsia="pt-BR"/>
              </w:rPr>
            </w:pPr>
            <w:ins w:id="1502" w:author="Marcus Fernandes" w:date="2021-07-25T18:26:00Z">
              <w:r w:rsidRPr="00024F39">
                <w:rPr>
                  <w:color w:val="000000"/>
                  <w:lang w:eastAsia="pt-BR"/>
                </w:rPr>
                <w:t>Permite a remoção de uma transação de devolução existente</w:t>
              </w:r>
            </w:ins>
          </w:p>
        </w:tc>
      </w:tr>
      <w:tr w:rsidR="005A10B6" w:rsidRPr="00024F39" w14:paraId="64E48D0A" w14:textId="77777777" w:rsidTr="00024F39">
        <w:trPr>
          <w:trHeight w:val="200"/>
          <w:ins w:id="1503"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04B6F" w14:textId="77777777" w:rsidR="005A10B6" w:rsidRPr="00024F39" w:rsidRDefault="005A10B6" w:rsidP="005A10B6">
            <w:pPr>
              <w:widowControl/>
              <w:spacing w:line="240" w:lineRule="auto"/>
              <w:jc w:val="center"/>
              <w:rPr>
                <w:ins w:id="1504" w:author="Marcus Fernandes" w:date="2021-07-25T18:26:00Z"/>
                <w:sz w:val="24"/>
                <w:szCs w:val="24"/>
                <w:lang w:eastAsia="pt-BR"/>
              </w:rPr>
            </w:pPr>
            <w:ins w:id="1505" w:author="Marcus Fernandes" w:date="2021-07-25T18:26:00Z">
              <w:r w:rsidRPr="00024F39">
                <w:rPr>
                  <w:color w:val="000000"/>
                  <w:lang w:eastAsia="pt-BR"/>
                </w:rPr>
                <w:t>Gestão de Estoque -</w:t>
              </w:r>
            </w:ins>
          </w:p>
          <w:p w14:paraId="78FAAD13" w14:textId="77777777" w:rsidR="005A10B6" w:rsidRPr="00024F39" w:rsidRDefault="005A10B6" w:rsidP="005A10B6">
            <w:pPr>
              <w:widowControl/>
              <w:spacing w:line="240" w:lineRule="auto"/>
              <w:jc w:val="center"/>
              <w:rPr>
                <w:ins w:id="1506" w:author="Marcus Fernandes" w:date="2021-07-25T18:26:00Z"/>
                <w:sz w:val="24"/>
                <w:szCs w:val="24"/>
                <w:lang w:eastAsia="pt-BR"/>
              </w:rPr>
            </w:pPr>
            <w:ins w:id="1507" w:author="Marcus Fernandes" w:date="2021-07-25T18:26:00Z">
              <w:r w:rsidRPr="00024F39">
                <w:rPr>
                  <w:color w:val="000000"/>
                  <w:lang w:eastAsia="pt-BR"/>
                </w:rPr>
                <w:t>Este serviço realiza todas as tarefas relacionadas à gerência do estoque de produtos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EA43E" w14:textId="77777777" w:rsidR="005A10B6" w:rsidRPr="00024F39" w:rsidRDefault="005A10B6" w:rsidP="005A10B6">
            <w:pPr>
              <w:widowControl/>
              <w:spacing w:line="240" w:lineRule="auto"/>
              <w:jc w:val="center"/>
              <w:rPr>
                <w:ins w:id="1508" w:author="Marcus Fernandes" w:date="2021-07-25T18:26:00Z"/>
                <w:sz w:val="24"/>
                <w:szCs w:val="24"/>
                <w:lang w:eastAsia="pt-BR"/>
              </w:rPr>
            </w:pPr>
            <w:ins w:id="1509" w:author="Marcus Fernandes" w:date="2021-07-25T18:26:00Z">
              <w:r w:rsidRPr="00024F39">
                <w:rPr>
                  <w:color w:val="000000"/>
                  <w:lang w:eastAsia="pt-BR"/>
                </w:rPr>
                <w:t>Cadastrar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FBF8E" w14:textId="77777777" w:rsidR="005A10B6" w:rsidRPr="00024F39" w:rsidRDefault="005A10B6" w:rsidP="005A10B6">
            <w:pPr>
              <w:widowControl/>
              <w:spacing w:line="240" w:lineRule="auto"/>
              <w:jc w:val="center"/>
              <w:rPr>
                <w:ins w:id="1510" w:author="Marcus Fernandes" w:date="2021-07-25T18:26:00Z"/>
                <w:sz w:val="24"/>
                <w:szCs w:val="24"/>
                <w:lang w:eastAsia="pt-BR"/>
              </w:rPr>
            </w:pPr>
            <w:ins w:id="1511" w:author="Marcus Fernandes" w:date="2021-07-25T18:26:00Z">
              <w:r w:rsidRPr="00024F39">
                <w:rPr>
                  <w:color w:val="000000"/>
                  <w:lang w:eastAsia="pt-BR"/>
                </w:rPr>
                <w:t>Permite o cadastro de um novo produto no estoque</w:t>
              </w:r>
            </w:ins>
          </w:p>
        </w:tc>
      </w:tr>
      <w:tr w:rsidR="005A10B6" w:rsidRPr="00024F39" w14:paraId="668D061E" w14:textId="77777777" w:rsidTr="00024F39">
        <w:trPr>
          <w:trHeight w:val="200"/>
          <w:ins w:id="1512"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03AC66" w14:textId="77777777" w:rsidR="005A10B6" w:rsidRPr="00024F39" w:rsidRDefault="005A10B6" w:rsidP="005A10B6">
            <w:pPr>
              <w:widowControl/>
              <w:spacing w:line="240" w:lineRule="auto"/>
              <w:rPr>
                <w:ins w:id="151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990E2" w14:textId="77777777" w:rsidR="005A10B6" w:rsidRPr="00024F39" w:rsidRDefault="005A10B6" w:rsidP="005A10B6">
            <w:pPr>
              <w:widowControl/>
              <w:spacing w:line="240" w:lineRule="auto"/>
              <w:jc w:val="center"/>
              <w:rPr>
                <w:ins w:id="1514" w:author="Marcus Fernandes" w:date="2021-07-25T18:26:00Z"/>
                <w:sz w:val="24"/>
                <w:szCs w:val="24"/>
                <w:lang w:eastAsia="pt-BR"/>
              </w:rPr>
            </w:pPr>
            <w:ins w:id="1515" w:author="Marcus Fernandes" w:date="2021-07-25T18:26:00Z">
              <w:r w:rsidRPr="00024F39">
                <w:rPr>
                  <w:color w:val="000000"/>
                  <w:lang w:eastAsia="pt-BR"/>
                </w:rPr>
                <w:t>Editar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8010D" w14:textId="77777777" w:rsidR="005A10B6" w:rsidRPr="00024F39" w:rsidRDefault="005A10B6" w:rsidP="005A10B6">
            <w:pPr>
              <w:widowControl/>
              <w:spacing w:line="240" w:lineRule="auto"/>
              <w:jc w:val="center"/>
              <w:rPr>
                <w:ins w:id="1516" w:author="Marcus Fernandes" w:date="2021-07-25T18:26:00Z"/>
                <w:sz w:val="24"/>
                <w:szCs w:val="24"/>
                <w:lang w:eastAsia="pt-BR"/>
              </w:rPr>
            </w:pPr>
            <w:ins w:id="1517" w:author="Marcus Fernandes" w:date="2021-07-25T18:26:00Z">
              <w:r w:rsidRPr="00024F39">
                <w:rPr>
                  <w:color w:val="000000"/>
                  <w:lang w:eastAsia="pt-BR"/>
                </w:rPr>
                <w:t>Permite a edição de um produto cadastrado no estoque</w:t>
              </w:r>
            </w:ins>
          </w:p>
        </w:tc>
      </w:tr>
      <w:tr w:rsidR="005A10B6" w:rsidRPr="00024F39" w14:paraId="43BB0E9D" w14:textId="77777777" w:rsidTr="00024F39">
        <w:trPr>
          <w:trHeight w:val="200"/>
          <w:ins w:id="1518" w:author="Marcus Fernandes" w:date="2021-08-17T20:32: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44976370" w14:textId="77777777" w:rsidR="005A10B6" w:rsidRPr="00024F39" w:rsidRDefault="005A10B6" w:rsidP="005A10B6">
            <w:pPr>
              <w:widowControl/>
              <w:spacing w:line="240" w:lineRule="auto"/>
              <w:rPr>
                <w:ins w:id="1519" w:author="Marcus Fernandes" w:date="2021-08-17T20:32: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E9028" w14:textId="1F149F57" w:rsidR="005A10B6" w:rsidRPr="00024F39" w:rsidRDefault="005A10B6" w:rsidP="005A10B6">
            <w:pPr>
              <w:widowControl/>
              <w:spacing w:line="240" w:lineRule="auto"/>
              <w:jc w:val="center"/>
              <w:rPr>
                <w:ins w:id="1520" w:author="Marcus Fernandes" w:date="2021-08-17T20:32:00Z"/>
                <w:color w:val="000000"/>
                <w:lang w:eastAsia="pt-BR"/>
              </w:rPr>
            </w:pPr>
            <w:ins w:id="1521" w:author="Marcus Fernandes" w:date="2021-08-17T20:33:00Z">
              <w:r>
                <w:rPr>
                  <w:color w:val="000000"/>
                  <w:lang w:eastAsia="pt-BR"/>
                </w:rPr>
                <w:t>Consultar</w:t>
              </w:r>
              <w:r w:rsidRPr="00024F39">
                <w:rPr>
                  <w:color w:val="000000"/>
                  <w:lang w:eastAsia="pt-BR"/>
                </w:rPr>
                <w:t xml:space="preserve">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D51E1" w14:textId="6BA7A6A0" w:rsidR="005A10B6" w:rsidRPr="00024F39" w:rsidRDefault="005A10B6" w:rsidP="005A10B6">
            <w:pPr>
              <w:widowControl/>
              <w:spacing w:line="240" w:lineRule="auto"/>
              <w:jc w:val="center"/>
              <w:rPr>
                <w:ins w:id="1522" w:author="Marcus Fernandes" w:date="2021-08-17T20:32:00Z"/>
                <w:color w:val="000000"/>
                <w:lang w:eastAsia="pt-BR"/>
              </w:rPr>
            </w:pPr>
            <w:ins w:id="1523" w:author="Marcus Fernandes" w:date="2021-08-17T20:33:00Z">
              <w:r w:rsidRPr="00024F39">
                <w:rPr>
                  <w:color w:val="000000"/>
                  <w:lang w:eastAsia="pt-BR"/>
                </w:rPr>
                <w:t xml:space="preserve">Permite a </w:t>
              </w:r>
              <w:r>
                <w:rPr>
                  <w:color w:val="000000"/>
                  <w:lang w:eastAsia="pt-BR"/>
                </w:rPr>
                <w:t>consulta</w:t>
              </w:r>
              <w:r w:rsidRPr="00024F39">
                <w:rPr>
                  <w:color w:val="000000"/>
                  <w:lang w:eastAsia="pt-BR"/>
                </w:rPr>
                <w:t xml:space="preserve"> de um produto cadastrado no estoque</w:t>
              </w:r>
            </w:ins>
          </w:p>
        </w:tc>
      </w:tr>
      <w:tr w:rsidR="005A10B6" w:rsidRPr="00024F39" w14:paraId="601E3FB9" w14:textId="77777777" w:rsidTr="00024F39">
        <w:trPr>
          <w:trHeight w:val="200"/>
          <w:ins w:id="1524"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30A828" w14:textId="77777777" w:rsidR="005A10B6" w:rsidRPr="00024F39" w:rsidRDefault="005A10B6" w:rsidP="005A10B6">
            <w:pPr>
              <w:widowControl/>
              <w:spacing w:line="240" w:lineRule="auto"/>
              <w:rPr>
                <w:ins w:id="1525"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FD8A8" w14:textId="77777777" w:rsidR="005A10B6" w:rsidRPr="00024F39" w:rsidRDefault="005A10B6" w:rsidP="005A10B6">
            <w:pPr>
              <w:widowControl/>
              <w:spacing w:line="240" w:lineRule="auto"/>
              <w:jc w:val="center"/>
              <w:rPr>
                <w:ins w:id="1526" w:author="Marcus Fernandes" w:date="2021-07-25T18:26:00Z"/>
                <w:sz w:val="24"/>
                <w:szCs w:val="24"/>
                <w:lang w:eastAsia="pt-BR"/>
              </w:rPr>
            </w:pPr>
            <w:ins w:id="1527" w:author="Marcus Fernandes" w:date="2021-07-25T18:26:00Z">
              <w:r w:rsidRPr="00024F39">
                <w:rPr>
                  <w:color w:val="000000"/>
                  <w:lang w:eastAsia="pt-BR"/>
                </w:rPr>
                <w:t>Remover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5B82" w14:textId="77777777" w:rsidR="005A10B6" w:rsidRPr="00024F39" w:rsidRDefault="005A10B6" w:rsidP="005A10B6">
            <w:pPr>
              <w:widowControl/>
              <w:spacing w:line="240" w:lineRule="auto"/>
              <w:jc w:val="center"/>
              <w:rPr>
                <w:ins w:id="1528" w:author="Marcus Fernandes" w:date="2021-07-25T18:26:00Z"/>
                <w:sz w:val="24"/>
                <w:szCs w:val="24"/>
                <w:lang w:eastAsia="pt-BR"/>
              </w:rPr>
            </w:pPr>
            <w:ins w:id="1529" w:author="Marcus Fernandes" w:date="2021-07-25T18:26:00Z">
              <w:r w:rsidRPr="00024F39">
                <w:rPr>
                  <w:color w:val="000000"/>
                  <w:lang w:eastAsia="pt-BR"/>
                </w:rPr>
                <w:t>Permite a remoção de um produto cadastrado no estoque</w:t>
              </w:r>
            </w:ins>
          </w:p>
        </w:tc>
      </w:tr>
      <w:tr w:rsidR="005A10B6" w:rsidRPr="00024F39" w14:paraId="1AA352BD" w14:textId="77777777" w:rsidTr="00024F39">
        <w:trPr>
          <w:trHeight w:val="200"/>
          <w:ins w:id="1530"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37F9093" w14:textId="77777777" w:rsidR="005A10B6" w:rsidRPr="00024F39" w:rsidRDefault="005A10B6" w:rsidP="005A10B6">
            <w:pPr>
              <w:widowControl/>
              <w:spacing w:line="240" w:lineRule="auto"/>
              <w:jc w:val="center"/>
              <w:rPr>
                <w:ins w:id="1531" w:author="Marcus Fernandes" w:date="2021-07-25T18:26:00Z"/>
                <w:sz w:val="24"/>
                <w:szCs w:val="24"/>
                <w:lang w:eastAsia="pt-BR"/>
              </w:rPr>
            </w:pPr>
            <w:ins w:id="1532" w:author="Marcus Fernandes" w:date="2021-07-25T18:26:00Z">
              <w:r w:rsidRPr="00024F39">
                <w:rPr>
                  <w:color w:val="000000"/>
                  <w:lang w:eastAsia="pt-BR"/>
                </w:rPr>
                <w:t>Gestão de Relatórios -</w:t>
              </w:r>
            </w:ins>
          </w:p>
          <w:p w14:paraId="4FDA0E40" w14:textId="77777777" w:rsidR="005A10B6" w:rsidRPr="00024F39" w:rsidRDefault="005A10B6" w:rsidP="005A10B6">
            <w:pPr>
              <w:widowControl/>
              <w:spacing w:line="240" w:lineRule="auto"/>
              <w:jc w:val="center"/>
              <w:rPr>
                <w:ins w:id="1533" w:author="Marcus Fernandes" w:date="2021-07-25T18:26:00Z"/>
                <w:sz w:val="24"/>
                <w:szCs w:val="24"/>
                <w:lang w:eastAsia="pt-BR"/>
              </w:rPr>
            </w:pPr>
            <w:ins w:id="1534" w:author="Marcus Fernandes" w:date="2021-07-25T18:26:00Z">
              <w:r w:rsidRPr="00024F39">
                <w:rPr>
                  <w:color w:val="000000"/>
                  <w:lang w:eastAsia="pt-BR"/>
                </w:rPr>
                <w:t>Este serviço realiza todas as tarefas relacionadas à visualização de relatórios requisitados pelo usuário</w:t>
              </w:r>
            </w:ins>
          </w:p>
          <w:p w14:paraId="7B618596" w14:textId="77777777" w:rsidR="005A10B6" w:rsidRPr="00024F39" w:rsidRDefault="005A10B6" w:rsidP="005A10B6">
            <w:pPr>
              <w:widowControl/>
              <w:spacing w:line="240" w:lineRule="auto"/>
              <w:rPr>
                <w:ins w:id="1535"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74ED19D" w14:textId="77777777" w:rsidR="005A10B6" w:rsidRPr="00024F39" w:rsidRDefault="005A10B6" w:rsidP="005A10B6">
            <w:pPr>
              <w:widowControl/>
              <w:spacing w:line="240" w:lineRule="auto"/>
              <w:jc w:val="center"/>
              <w:rPr>
                <w:ins w:id="1536" w:author="Marcus Fernandes" w:date="2021-07-25T18:26:00Z"/>
                <w:sz w:val="24"/>
                <w:szCs w:val="24"/>
                <w:lang w:eastAsia="pt-BR"/>
              </w:rPr>
            </w:pPr>
            <w:ins w:id="1537" w:author="Marcus Fernandes" w:date="2021-07-25T18:26:00Z">
              <w:r w:rsidRPr="00024F39">
                <w:rPr>
                  <w:color w:val="000000"/>
                  <w:lang w:eastAsia="pt-BR"/>
                </w:rPr>
                <w:t>Gerar Relatório de Devoluções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5CC5345" w14:textId="77777777" w:rsidR="005A10B6" w:rsidRPr="00024F39" w:rsidRDefault="005A10B6" w:rsidP="005A10B6">
            <w:pPr>
              <w:widowControl/>
              <w:spacing w:line="240" w:lineRule="auto"/>
              <w:jc w:val="center"/>
              <w:rPr>
                <w:ins w:id="1538" w:author="Marcus Fernandes" w:date="2021-07-25T18:26:00Z"/>
                <w:sz w:val="24"/>
                <w:szCs w:val="24"/>
                <w:lang w:eastAsia="pt-BR"/>
              </w:rPr>
            </w:pPr>
            <w:ins w:id="1539" w:author="Marcus Fernandes" w:date="2021-07-25T18:26:00Z">
              <w:r w:rsidRPr="00024F39">
                <w:rPr>
                  <w:color w:val="000000"/>
                  <w:lang w:eastAsia="pt-BR"/>
                </w:rPr>
                <w:t>Permite a visualização de um relatório sobre as devoluções em um período de transações</w:t>
              </w:r>
            </w:ins>
          </w:p>
        </w:tc>
      </w:tr>
      <w:tr w:rsidR="005A10B6" w:rsidRPr="00024F39" w14:paraId="7FB35EA4" w14:textId="77777777" w:rsidTr="00024F39">
        <w:trPr>
          <w:trHeight w:val="200"/>
          <w:ins w:id="1540"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A9D9E1" w14:textId="77777777" w:rsidR="005A10B6" w:rsidRPr="00024F39" w:rsidRDefault="005A10B6" w:rsidP="005A10B6">
            <w:pPr>
              <w:widowControl/>
              <w:spacing w:line="240" w:lineRule="auto"/>
              <w:rPr>
                <w:ins w:id="1541"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D184F93" w14:textId="77777777" w:rsidR="005A10B6" w:rsidRPr="00024F39" w:rsidRDefault="005A10B6" w:rsidP="005A10B6">
            <w:pPr>
              <w:widowControl/>
              <w:spacing w:line="240" w:lineRule="auto"/>
              <w:jc w:val="center"/>
              <w:rPr>
                <w:ins w:id="1542" w:author="Marcus Fernandes" w:date="2021-07-25T18:26:00Z"/>
                <w:sz w:val="24"/>
                <w:szCs w:val="24"/>
                <w:lang w:eastAsia="pt-BR"/>
              </w:rPr>
            </w:pPr>
            <w:ins w:id="1543" w:author="Marcus Fernandes" w:date="2021-07-25T18:26:00Z">
              <w:r w:rsidRPr="00024F39">
                <w:rPr>
                  <w:color w:val="000000"/>
                  <w:lang w:eastAsia="pt-BR"/>
                </w:rPr>
                <w:t>Gerar Relatório de Fluxo de Caixa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8B19523" w14:textId="77777777" w:rsidR="005A10B6" w:rsidRPr="00024F39" w:rsidRDefault="005A10B6" w:rsidP="005A10B6">
            <w:pPr>
              <w:widowControl/>
              <w:spacing w:line="240" w:lineRule="auto"/>
              <w:jc w:val="center"/>
              <w:rPr>
                <w:ins w:id="1544" w:author="Marcus Fernandes" w:date="2021-07-25T18:26:00Z"/>
                <w:sz w:val="24"/>
                <w:szCs w:val="24"/>
                <w:lang w:eastAsia="pt-BR"/>
              </w:rPr>
            </w:pPr>
            <w:ins w:id="1545" w:author="Marcus Fernandes" w:date="2021-07-25T18:26:00Z">
              <w:r w:rsidRPr="00024F39">
                <w:rPr>
                  <w:color w:val="000000"/>
                  <w:lang w:eastAsia="pt-BR"/>
                </w:rPr>
                <w:t>Permite a visualização de um relatório sobre o fluxo de caixa em um período de transações</w:t>
              </w:r>
            </w:ins>
          </w:p>
        </w:tc>
      </w:tr>
      <w:tr w:rsidR="005A10B6" w:rsidRPr="00024F39" w14:paraId="05D5472D" w14:textId="77777777" w:rsidTr="00024F39">
        <w:trPr>
          <w:trHeight w:val="200"/>
          <w:ins w:id="1546"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AE3E" w14:textId="77777777" w:rsidR="005A10B6" w:rsidRPr="00024F39" w:rsidRDefault="005A10B6" w:rsidP="005A10B6">
            <w:pPr>
              <w:widowControl/>
              <w:spacing w:line="240" w:lineRule="auto"/>
              <w:rPr>
                <w:ins w:id="1547"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C235351" w14:textId="77777777" w:rsidR="005A10B6" w:rsidRPr="00024F39" w:rsidRDefault="005A10B6" w:rsidP="005A10B6">
            <w:pPr>
              <w:widowControl/>
              <w:spacing w:line="240" w:lineRule="auto"/>
              <w:jc w:val="center"/>
              <w:rPr>
                <w:ins w:id="1548" w:author="Marcus Fernandes" w:date="2021-07-25T18:26:00Z"/>
                <w:sz w:val="24"/>
                <w:szCs w:val="24"/>
                <w:lang w:eastAsia="pt-BR"/>
              </w:rPr>
            </w:pPr>
            <w:ins w:id="1549" w:author="Marcus Fernandes" w:date="2021-07-25T18:26:00Z">
              <w:r w:rsidRPr="00024F39">
                <w:rPr>
                  <w:color w:val="000000"/>
                  <w:lang w:eastAsia="pt-BR"/>
                </w:rPr>
                <w:t>Gerar Relatório de Histórico de Transações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2403F9D" w14:textId="77777777" w:rsidR="005A10B6" w:rsidRPr="00024F39" w:rsidRDefault="005A10B6" w:rsidP="005A10B6">
            <w:pPr>
              <w:widowControl/>
              <w:spacing w:line="240" w:lineRule="auto"/>
              <w:jc w:val="center"/>
              <w:rPr>
                <w:ins w:id="1550" w:author="Marcus Fernandes" w:date="2021-07-25T18:26:00Z"/>
                <w:sz w:val="24"/>
                <w:szCs w:val="24"/>
                <w:lang w:eastAsia="pt-BR"/>
              </w:rPr>
            </w:pPr>
            <w:ins w:id="1551" w:author="Marcus Fernandes" w:date="2021-07-25T18:26:00Z">
              <w:r w:rsidRPr="00024F39">
                <w:rPr>
                  <w:color w:val="000000"/>
                  <w:lang w:eastAsia="pt-BR"/>
                </w:rPr>
                <w:t>Permite a visualização de um relatório sobre o histórico de transações em um período de transações </w:t>
              </w:r>
            </w:ins>
          </w:p>
        </w:tc>
      </w:tr>
      <w:tr w:rsidR="005A10B6" w:rsidRPr="00024F39" w14:paraId="4164DCCF" w14:textId="77777777" w:rsidTr="00024F39">
        <w:trPr>
          <w:trHeight w:val="200"/>
          <w:ins w:id="1552"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18345B" w14:textId="77777777" w:rsidR="005A10B6" w:rsidRPr="00024F39" w:rsidRDefault="005A10B6" w:rsidP="005A10B6">
            <w:pPr>
              <w:widowControl/>
              <w:spacing w:line="240" w:lineRule="auto"/>
              <w:rPr>
                <w:ins w:id="155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59D6AF0" w14:textId="77777777" w:rsidR="005A10B6" w:rsidRPr="00024F39" w:rsidRDefault="005A10B6" w:rsidP="005A10B6">
            <w:pPr>
              <w:widowControl/>
              <w:spacing w:line="240" w:lineRule="auto"/>
              <w:jc w:val="center"/>
              <w:rPr>
                <w:ins w:id="1554" w:author="Marcus Fernandes" w:date="2021-07-25T18:26:00Z"/>
                <w:sz w:val="24"/>
                <w:szCs w:val="24"/>
                <w:lang w:eastAsia="pt-BR"/>
              </w:rPr>
            </w:pPr>
            <w:ins w:id="1555" w:author="Marcus Fernandes" w:date="2021-07-25T18:26:00Z">
              <w:r w:rsidRPr="00024F39">
                <w:rPr>
                  <w:color w:val="000000"/>
                  <w:lang w:eastAsia="pt-BR"/>
                </w:rPr>
                <w:t>Gerar Relatório de Vendas Realizadas Por Todos os Vendedores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31C57E6" w14:textId="77777777" w:rsidR="005A10B6" w:rsidRPr="00024F39" w:rsidRDefault="005A10B6" w:rsidP="005A10B6">
            <w:pPr>
              <w:widowControl/>
              <w:spacing w:line="240" w:lineRule="auto"/>
              <w:jc w:val="center"/>
              <w:rPr>
                <w:ins w:id="1556" w:author="Marcus Fernandes" w:date="2021-07-25T18:26:00Z"/>
                <w:sz w:val="24"/>
                <w:szCs w:val="24"/>
                <w:lang w:eastAsia="pt-BR"/>
              </w:rPr>
            </w:pPr>
            <w:ins w:id="1557" w:author="Marcus Fernandes" w:date="2021-07-25T18:26:00Z">
              <w:r w:rsidRPr="00024F39">
                <w:rPr>
                  <w:color w:val="000000"/>
                  <w:lang w:eastAsia="pt-BR"/>
                </w:rPr>
                <w:t>Permite a visualização de um relatório sobre as vendas realizadas por todos os vendedores em um período de transações </w:t>
              </w:r>
            </w:ins>
          </w:p>
        </w:tc>
      </w:tr>
      <w:tr w:rsidR="005A10B6" w:rsidRPr="00024F39" w14:paraId="7346F367" w14:textId="77777777" w:rsidTr="00024F39">
        <w:trPr>
          <w:trHeight w:val="200"/>
          <w:ins w:id="1558"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CB43" w14:textId="77777777" w:rsidR="005A10B6" w:rsidRPr="00024F39" w:rsidRDefault="005A10B6" w:rsidP="005A10B6">
            <w:pPr>
              <w:widowControl/>
              <w:spacing w:line="240" w:lineRule="auto"/>
              <w:rPr>
                <w:ins w:id="155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FBDAFEA" w14:textId="77777777" w:rsidR="005A10B6" w:rsidRPr="00024F39" w:rsidRDefault="005A10B6" w:rsidP="005A10B6">
            <w:pPr>
              <w:widowControl/>
              <w:spacing w:line="240" w:lineRule="auto"/>
              <w:jc w:val="center"/>
              <w:rPr>
                <w:ins w:id="1560" w:author="Marcus Fernandes" w:date="2021-07-25T18:26:00Z"/>
                <w:sz w:val="24"/>
                <w:szCs w:val="24"/>
                <w:lang w:eastAsia="pt-BR"/>
              </w:rPr>
            </w:pPr>
            <w:ins w:id="1561" w:author="Marcus Fernandes" w:date="2021-07-25T18:26:00Z">
              <w:r w:rsidRPr="00024F39">
                <w:rPr>
                  <w:color w:val="000000"/>
                  <w:lang w:eastAsia="pt-BR"/>
                </w:rPr>
                <w:t>Gerar Relatório do Estoque </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B129765" w14:textId="77777777" w:rsidR="005A10B6" w:rsidRPr="00024F39" w:rsidRDefault="005A10B6" w:rsidP="005A10B6">
            <w:pPr>
              <w:widowControl/>
              <w:spacing w:line="240" w:lineRule="auto"/>
              <w:jc w:val="center"/>
              <w:rPr>
                <w:ins w:id="1562" w:author="Marcus Fernandes" w:date="2021-07-25T18:26:00Z"/>
                <w:sz w:val="24"/>
                <w:szCs w:val="24"/>
                <w:lang w:eastAsia="pt-BR"/>
              </w:rPr>
            </w:pPr>
            <w:ins w:id="1563" w:author="Marcus Fernandes" w:date="2021-07-25T18:26:00Z">
              <w:r w:rsidRPr="00024F39">
                <w:rPr>
                  <w:color w:val="000000"/>
                  <w:lang w:eastAsia="pt-BR"/>
                </w:rPr>
                <w:t>Permite a visualização de um relatório sobre o estado do estoque</w:t>
              </w:r>
            </w:ins>
          </w:p>
        </w:tc>
      </w:tr>
      <w:tr w:rsidR="005A10B6" w:rsidRPr="00024F39" w14:paraId="3127C5C7" w14:textId="77777777" w:rsidTr="00024F39">
        <w:trPr>
          <w:trHeight w:val="200"/>
          <w:ins w:id="1564"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F49DF9" w14:textId="77777777" w:rsidR="005A10B6" w:rsidRPr="00024F39" w:rsidRDefault="005A10B6" w:rsidP="005A10B6">
            <w:pPr>
              <w:widowControl/>
              <w:spacing w:line="240" w:lineRule="auto"/>
              <w:rPr>
                <w:ins w:id="1565"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A5D0E21" w14:textId="77777777" w:rsidR="005A10B6" w:rsidRPr="00024F39" w:rsidRDefault="005A10B6" w:rsidP="005A10B6">
            <w:pPr>
              <w:widowControl/>
              <w:spacing w:line="240" w:lineRule="auto"/>
              <w:jc w:val="center"/>
              <w:rPr>
                <w:ins w:id="1566" w:author="Marcus Fernandes" w:date="2021-07-25T18:26:00Z"/>
                <w:sz w:val="24"/>
                <w:szCs w:val="24"/>
                <w:lang w:eastAsia="pt-BR"/>
              </w:rPr>
            </w:pPr>
            <w:ins w:id="1567" w:author="Marcus Fernandes" w:date="2021-07-25T18:26:00Z">
              <w:r w:rsidRPr="00024F39">
                <w:rPr>
                  <w:color w:val="000000"/>
                  <w:lang w:eastAsia="pt-BR"/>
                </w:rPr>
                <w:t>Gerar Relatório do Melhor Vendedor</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EF3FC6D" w14:textId="77777777" w:rsidR="005A10B6" w:rsidRPr="00024F39" w:rsidRDefault="005A10B6" w:rsidP="005A10B6">
            <w:pPr>
              <w:widowControl/>
              <w:spacing w:line="240" w:lineRule="auto"/>
              <w:jc w:val="center"/>
              <w:rPr>
                <w:ins w:id="1568" w:author="Marcus Fernandes" w:date="2021-07-25T18:26:00Z"/>
                <w:sz w:val="24"/>
                <w:szCs w:val="24"/>
                <w:lang w:eastAsia="pt-BR"/>
              </w:rPr>
            </w:pPr>
            <w:ins w:id="1569" w:author="Marcus Fernandes" w:date="2021-07-25T18:26:00Z">
              <w:r w:rsidRPr="00024F39">
                <w:rPr>
                  <w:color w:val="000000"/>
                  <w:lang w:eastAsia="pt-BR"/>
                </w:rPr>
                <w:t>Permite a visualização de um relatório sobre o melhor vendedor em um período de transações </w:t>
              </w:r>
            </w:ins>
          </w:p>
        </w:tc>
      </w:tr>
      <w:tr w:rsidR="005A10B6" w:rsidRPr="00024F39" w14:paraId="76E27E0E" w14:textId="77777777" w:rsidTr="00024F39">
        <w:trPr>
          <w:trHeight w:val="200"/>
          <w:ins w:id="1570"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DB3783" w14:textId="77777777" w:rsidR="005A10B6" w:rsidRPr="00024F39" w:rsidRDefault="005A10B6" w:rsidP="005A10B6">
            <w:pPr>
              <w:widowControl/>
              <w:spacing w:line="240" w:lineRule="auto"/>
              <w:rPr>
                <w:ins w:id="1571"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DED7CB9" w14:textId="77777777" w:rsidR="005A10B6" w:rsidRPr="00024F39" w:rsidRDefault="005A10B6" w:rsidP="005A10B6">
            <w:pPr>
              <w:widowControl/>
              <w:spacing w:line="240" w:lineRule="auto"/>
              <w:jc w:val="center"/>
              <w:rPr>
                <w:ins w:id="1572" w:author="Marcus Fernandes" w:date="2021-07-25T18:26:00Z"/>
                <w:sz w:val="24"/>
                <w:szCs w:val="24"/>
                <w:lang w:eastAsia="pt-BR"/>
              </w:rPr>
            </w:pPr>
            <w:ins w:id="1573" w:author="Marcus Fernandes" w:date="2021-07-25T18:26:00Z">
              <w:r w:rsidRPr="00024F39">
                <w:rPr>
                  <w:color w:val="000000"/>
                  <w:lang w:eastAsia="pt-BR"/>
                </w:rPr>
                <w:t>Gerar Relatório do Produto Mais Vendido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AD6A0C5" w14:textId="77777777" w:rsidR="005A10B6" w:rsidRPr="00024F39" w:rsidRDefault="005A10B6" w:rsidP="005A10B6">
            <w:pPr>
              <w:widowControl/>
              <w:spacing w:line="240" w:lineRule="auto"/>
              <w:jc w:val="center"/>
              <w:rPr>
                <w:ins w:id="1574" w:author="Marcus Fernandes" w:date="2021-07-25T18:26:00Z"/>
                <w:sz w:val="24"/>
                <w:szCs w:val="24"/>
                <w:lang w:eastAsia="pt-BR"/>
              </w:rPr>
            </w:pPr>
            <w:ins w:id="1575" w:author="Marcus Fernandes" w:date="2021-07-25T18:26:00Z">
              <w:r w:rsidRPr="00024F39">
                <w:rPr>
                  <w:color w:val="000000"/>
                  <w:lang w:eastAsia="pt-BR"/>
                </w:rPr>
                <w:t>Permite a visualização de um relatório sobre o produto mais vendido em um período de transações </w:t>
              </w:r>
            </w:ins>
          </w:p>
        </w:tc>
      </w:tr>
      <w:tr w:rsidR="005A10B6" w:rsidRPr="00024F39" w14:paraId="3908769F" w14:textId="77777777" w:rsidTr="00024F39">
        <w:trPr>
          <w:trHeight w:val="445"/>
          <w:ins w:id="1576"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ACCC7" w14:textId="77777777" w:rsidR="005A10B6" w:rsidRPr="00024F39" w:rsidRDefault="005A10B6" w:rsidP="005A10B6">
            <w:pPr>
              <w:widowControl/>
              <w:spacing w:line="240" w:lineRule="auto"/>
              <w:jc w:val="center"/>
              <w:rPr>
                <w:ins w:id="1577" w:author="Marcus Fernandes" w:date="2021-07-25T18:26:00Z"/>
                <w:sz w:val="24"/>
                <w:szCs w:val="24"/>
                <w:lang w:eastAsia="pt-BR"/>
              </w:rPr>
            </w:pPr>
            <w:ins w:id="1578" w:author="Marcus Fernandes" w:date="2021-07-25T18:26:00Z">
              <w:r w:rsidRPr="00024F39">
                <w:rPr>
                  <w:color w:val="000000"/>
                  <w:lang w:eastAsia="pt-BR"/>
                </w:rPr>
                <w:t>Gestão de Vendas -</w:t>
              </w:r>
            </w:ins>
          </w:p>
          <w:p w14:paraId="3B5EEB80" w14:textId="77777777" w:rsidR="005A10B6" w:rsidRPr="00024F39" w:rsidRDefault="005A10B6" w:rsidP="005A10B6">
            <w:pPr>
              <w:widowControl/>
              <w:spacing w:line="240" w:lineRule="auto"/>
              <w:jc w:val="center"/>
              <w:rPr>
                <w:ins w:id="1579" w:author="Marcus Fernandes" w:date="2021-07-25T18:26:00Z"/>
                <w:sz w:val="24"/>
                <w:szCs w:val="24"/>
                <w:lang w:eastAsia="pt-BR"/>
              </w:rPr>
            </w:pPr>
            <w:ins w:id="1580" w:author="Marcus Fernandes" w:date="2021-07-25T18:26:00Z">
              <w:r w:rsidRPr="00024F39">
                <w:rPr>
                  <w:color w:val="000000"/>
                  <w:lang w:eastAsia="pt-BR"/>
                </w:rPr>
                <w:t>Este serviço realiza todas as tarefas relacionadas à gerência de transações de venda</w:t>
              </w:r>
            </w:ins>
          </w:p>
          <w:p w14:paraId="437D54FB" w14:textId="77777777" w:rsidR="005A10B6" w:rsidRPr="00024F39" w:rsidRDefault="005A10B6" w:rsidP="005A10B6">
            <w:pPr>
              <w:widowControl/>
              <w:spacing w:line="240" w:lineRule="auto"/>
              <w:rPr>
                <w:ins w:id="1581"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205F6" w14:textId="77777777" w:rsidR="005A10B6" w:rsidRPr="00024F39" w:rsidRDefault="005A10B6" w:rsidP="005A10B6">
            <w:pPr>
              <w:widowControl/>
              <w:spacing w:line="240" w:lineRule="auto"/>
              <w:jc w:val="center"/>
              <w:rPr>
                <w:ins w:id="1582" w:author="Marcus Fernandes" w:date="2021-07-25T18:26:00Z"/>
                <w:sz w:val="24"/>
                <w:szCs w:val="24"/>
                <w:lang w:eastAsia="pt-BR"/>
              </w:rPr>
            </w:pPr>
            <w:ins w:id="1583" w:author="Marcus Fernandes" w:date="2021-07-25T18:26:00Z">
              <w:r w:rsidRPr="00024F39">
                <w:rPr>
                  <w:color w:val="000000"/>
                  <w:lang w:eastAsia="pt-BR"/>
                </w:rPr>
                <w:t>Cadastrar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B93F9" w14:textId="77777777" w:rsidR="005A10B6" w:rsidRPr="00024F39" w:rsidRDefault="005A10B6" w:rsidP="005A10B6">
            <w:pPr>
              <w:widowControl/>
              <w:spacing w:line="240" w:lineRule="auto"/>
              <w:jc w:val="center"/>
              <w:rPr>
                <w:ins w:id="1584" w:author="Marcus Fernandes" w:date="2021-07-25T18:26:00Z"/>
                <w:sz w:val="24"/>
                <w:szCs w:val="24"/>
                <w:lang w:eastAsia="pt-BR"/>
              </w:rPr>
            </w:pPr>
            <w:ins w:id="1585" w:author="Marcus Fernandes" w:date="2021-07-25T18:26:00Z">
              <w:r w:rsidRPr="00024F39">
                <w:rPr>
                  <w:color w:val="000000"/>
                  <w:lang w:eastAsia="pt-BR"/>
                </w:rPr>
                <w:t>Permite o cadastro de uma nova transação de venda</w:t>
              </w:r>
            </w:ins>
          </w:p>
        </w:tc>
      </w:tr>
      <w:tr w:rsidR="005A10B6" w:rsidRPr="00024F39" w14:paraId="5A9D0262" w14:textId="77777777" w:rsidTr="00024F39">
        <w:trPr>
          <w:trHeight w:val="200"/>
          <w:ins w:id="1586"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BB9053" w14:textId="77777777" w:rsidR="005A10B6" w:rsidRPr="00024F39" w:rsidRDefault="005A10B6" w:rsidP="005A10B6">
            <w:pPr>
              <w:widowControl/>
              <w:spacing w:line="240" w:lineRule="auto"/>
              <w:rPr>
                <w:ins w:id="1587"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C7C77" w14:textId="77777777" w:rsidR="005A10B6" w:rsidRPr="00024F39" w:rsidRDefault="005A10B6" w:rsidP="005A10B6">
            <w:pPr>
              <w:widowControl/>
              <w:spacing w:line="240" w:lineRule="auto"/>
              <w:jc w:val="center"/>
              <w:rPr>
                <w:ins w:id="1588" w:author="Marcus Fernandes" w:date="2021-07-25T18:26:00Z"/>
                <w:sz w:val="24"/>
                <w:szCs w:val="24"/>
                <w:lang w:eastAsia="pt-BR"/>
              </w:rPr>
            </w:pPr>
            <w:ins w:id="1589" w:author="Marcus Fernandes" w:date="2021-07-25T18:26:00Z">
              <w:r w:rsidRPr="00024F39">
                <w:rPr>
                  <w:color w:val="000000"/>
                  <w:lang w:eastAsia="pt-BR"/>
                </w:rPr>
                <w:t>Editar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FE9E6" w14:textId="77777777" w:rsidR="005A10B6" w:rsidRPr="00024F39" w:rsidRDefault="005A10B6" w:rsidP="005A10B6">
            <w:pPr>
              <w:widowControl/>
              <w:spacing w:line="240" w:lineRule="auto"/>
              <w:jc w:val="center"/>
              <w:rPr>
                <w:ins w:id="1590" w:author="Marcus Fernandes" w:date="2021-07-25T18:26:00Z"/>
                <w:sz w:val="24"/>
                <w:szCs w:val="24"/>
                <w:lang w:eastAsia="pt-BR"/>
              </w:rPr>
            </w:pPr>
            <w:ins w:id="1591" w:author="Marcus Fernandes" w:date="2021-07-25T18:26:00Z">
              <w:r w:rsidRPr="00024F39">
                <w:rPr>
                  <w:color w:val="000000"/>
                  <w:lang w:eastAsia="pt-BR"/>
                </w:rPr>
                <w:t>Permite a edição de dados de uma transação de venda existente</w:t>
              </w:r>
            </w:ins>
          </w:p>
        </w:tc>
      </w:tr>
      <w:tr w:rsidR="005A10B6" w:rsidRPr="00024F39" w14:paraId="60922075" w14:textId="77777777" w:rsidTr="00024F39">
        <w:trPr>
          <w:trHeight w:val="200"/>
          <w:ins w:id="1592" w:author="Marcus Fernandes" w:date="2021-08-17T20:32: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2F629A5D" w14:textId="77777777" w:rsidR="005A10B6" w:rsidRPr="00024F39" w:rsidRDefault="005A10B6" w:rsidP="005A10B6">
            <w:pPr>
              <w:widowControl/>
              <w:spacing w:line="240" w:lineRule="auto"/>
              <w:rPr>
                <w:ins w:id="1593" w:author="Marcus Fernandes" w:date="2021-08-17T20:32: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8ABE3" w14:textId="680DF94F" w:rsidR="005A10B6" w:rsidRPr="00024F39" w:rsidRDefault="005A10B6" w:rsidP="005A10B6">
            <w:pPr>
              <w:widowControl/>
              <w:spacing w:line="240" w:lineRule="auto"/>
              <w:jc w:val="center"/>
              <w:rPr>
                <w:ins w:id="1594" w:author="Marcus Fernandes" w:date="2021-08-17T20:32:00Z"/>
                <w:color w:val="000000"/>
                <w:lang w:eastAsia="pt-BR"/>
              </w:rPr>
            </w:pPr>
            <w:ins w:id="1595" w:author="Marcus Fernandes" w:date="2021-08-17T20:33:00Z">
              <w:r>
                <w:rPr>
                  <w:color w:val="000000"/>
                  <w:lang w:eastAsia="pt-BR"/>
                </w:rPr>
                <w:t>Consultar</w:t>
              </w:r>
              <w:r w:rsidRPr="00024F39">
                <w:rPr>
                  <w:color w:val="000000"/>
                  <w:lang w:eastAsia="pt-BR"/>
                </w:rPr>
                <w:t xml:space="preserve">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715F4" w14:textId="51FE390B" w:rsidR="005A10B6" w:rsidRPr="00024F39" w:rsidRDefault="005A10B6" w:rsidP="005A10B6">
            <w:pPr>
              <w:widowControl/>
              <w:spacing w:line="240" w:lineRule="auto"/>
              <w:jc w:val="center"/>
              <w:rPr>
                <w:ins w:id="1596" w:author="Marcus Fernandes" w:date="2021-08-17T20:32:00Z"/>
                <w:color w:val="000000"/>
                <w:lang w:eastAsia="pt-BR"/>
              </w:rPr>
            </w:pPr>
            <w:ins w:id="1597" w:author="Marcus Fernandes" w:date="2021-08-17T20:33:00Z">
              <w:r w:rsidRPr="00024F39">
                <w:rPr>
                  <w:color w:val="000000"/>
                  <w:lang w:eastAsia="pt-BR"/>
                </w:rPr>
                <w:t xml:space="preserve">Permite a </w:t>
              </w:r>
              <w:r>
                <w:rPr>
                  <w:color w:val="000000"/>
                  <w:lang w:eastAsia="pt-BR"/>
                </w:rPr>
                <w:t>consulta</w:t>
              </w:r>
              <w:r w:rsidRPr="00024F39">
                <w:rPr>
                  <w:color w:val="000000"/>
                  <w:lang w:eastAsia="pt-BR"/>
                </w:rPr>
                <w:t xml:space="preserve"> de dados de uma transação de venda existente</w:t>
              </w:r>
            </w:ins>
          </w:p>
        </w:tc>
      </w:tr>
      <w:tr w:rsidR="005A10B6" w:rsidRPr="00024F39" w14:paraId="5D42B531" w14:textId="77777777" w:rsidTr="00024F39">
        <w:trPr>
          <w:trHeight w:val="200"/>
          <w:ins w:id="1598"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713DAC" w14:textId="77777777" w:rsidR="005A10B6" w:rsidRPr="00024F39" w:rsidRDefault="005A10B6" w:rsidP="005A10B6">
            <w:pPr>
              <w:widowControl/>
              <w:spacing w:line="240" w:lineRule="auto"/>
              <w:rPr>
                <w:ins w:id="159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7C1AF" w14:textId="77777777" w:rsidR="005A10B6" w:rsidRPr="00024F39" w:rsidRDefault="005A10B6" w:rsidP="005A10B6">
            <w:pPr>
              <w:widowControl/>
              <w:spacing w:line="240" w:lineRule="auto"/>
              <w:jc w:val="center"/>
              <w:rPr>
                <w:ins w:id="1600" w:author="Marcus Fernandes" w:date="2021-07-25T18:26:00Z"/>
                <w:sz w:val="24"/>
                <w:szCs w:val="24"/>
                <w:lang w:eastAsia="pt-BR"/>
              </w:rPr>
            </w:pPr>
            <w:ins w:id="1601" w:author="Marcus Fernandes" w:date="2021-07-25T18:26:00Z">
              <w:r w:rsidRPr="00024F39">
                <w:rPr>
                  <w:color w:val="000000"/>
                  <w:lang w:eastAsia="pt-BR"/>
                </w:rPr>
                <w:t>Remover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E1405" w14:textId="77777777" w:rsidR="005A10B6" w:rsidRPr="00024F39" w:rsidRDefault="005A10B6" w:rsidP="005A10B6">
            <w:pPr>
              <w:widowControl/>
              <w:spacing w:line="240" w:lineRule="auto"/>
              <w:jc w:val="center"/>
              <w:rPr>
                <w:ins w:id="1602" w:author="Marcus Fernandes" w:date="2021-07-25T18:26:00Z"/>
                <w:sz w:val="24"/>
                <w:szCs w:val="24"/>
                <w:lang w:eastAsia="pt-BR"/>
              </w:rPr>
            </w:pPr>
            <w:ins w:id="1603" w:author="Marcus Fernandes" w:date="2021-07-25T18:26:00Z">
              <w:r w:rsidRPr="00024F39">
                <w:rPr>
                  <w:color w:val="000000"/>
                  <w:lang w:eastAsia="pt-BR"/>
                </w:rPr>
                <w:t>Permite a remoção de uma transação de venda existente</w:t>
              </w:r>
            </w:ins>
          </w:p>
        </w:tc>
      </w:tr>
    </w:tbl>
    <w:p w14:paraId="33085871" w14:textId="20DF2F11" w:rsidR="00731D2D" w:rsidRDefault="00731D2D" w:rsidP="00731D2D">
      <w:pPr>
        <w:rPr>
          <w:ins w:id="1604" w:author="Marcus Fernandes" w:date="2021-08-17T20:33:00Z"/>
        </w:rPr>
      </w:pPr>
    </w:p>
    <w:p w14:paraId="2D1D7160" w14:textId="5D932D51" w:rsidR="005A10B6" w:rsidRDefault="005A10B6" w:rsidP="00731D2D">
      <w:pPr>
        <w:rPr>
          <w:ins w:id="1605" w:author="Marcus Fernandes" w:date="2021-08-17T20:33:00Z"/>
        </w:rPr>
      </w:pPr>
    </w:p>
    <w:p w14:paraId="723E542A" w14:textId="77777777" w:rsidR="005A10B6" w:rsidRPr="00731D2D" w:rsidRDefault="005A10B6" w:rsidP="00731D2D"/>
    <w:p w14:paraId="6235B80C" w14:textId="09588EB1" w:rsidR="00731D2D" w:rsidRDefault="00731D2D" w:rsidP="00317C60">
      <w:pPr>
        <w:pStyle w:val="Ttulo2"/>
        <w:rPr>
          <w:ins w:id="1606" w:author="Marcus Fernandes" w:date="2021-07-25T18:41:00Z"/>
        </w:rPr>
      </w:pPr>
      <w:bookmarkStart w:id="1607" w:name="_Toc21111876"/>
      <w:r>
        <w:lastRenderedPageBreak/>
        <w:t>Sprint Backlog</w:t>
      </w:r>
      <w:bookmarkEnd w:id="1607"/>
    </w:p>
    <w:p w14:paraId="2566D22D" w14:textId="77777777" w:rsidR="00F0595F" w:rsidRPr="00CA08E6" w:rsidRDefault="00F0595F">
      <w:pPr>
        <w:rPr>
          <w:ins w:id="1608" w:author="Marcus Fernandes" w:date="2021-07-25T18:40:00Z"/>
        </w:rPr>
        <w:pPrChange w:id="1609" w:author="Marcus Fernandes" w:date="2021-07-25T18:41:00Z">
          <w:pPr>
            <w:pStyle w:val="Ttulo2"/>
          </w:pPr>
        </w:pPrChange>
      </w:pPr>
    </w:p>
    <w:p w14:paraId="61CF0C3C" w14:textId="77777777" w:rsidR="00F0595F" w:rsidRPr="00F0595F" w:rsidRDefault="00F0595F">
      <w:pPr>
        <w:rPr>
          <w:rPrChange w:id="1610" w:author="Marcus Fernandes" w:date="2021-07-25T18:40:00Z">
            <w:rPr/>
          </w:rPrChange>
        </w:rPr>
        <w:pPrChange w:id="1611" w:author="Marcus Fernandes" w:date="2021-07-25T18:40:00Z">
          <w:pPr>
            <w:pStyle w:val="Ttulo2"/>
          </w:pPr>
        </w:pPrChange>
      </w:pPr>
    </w:p>
    <w:p w14:paraId="41E28BC3" w14:textId="15399CFA" w:rsidR="00731D2D" w:rsidDel="00F0595F" w:rsidRDefault="00505E73" w:rsidP="00F0595F">
      <w:pPr>
        <w:pStyle w:val="PSDS-MarcadoresCorpodeTexto"/>
        <w:numPr>
          <w:ilvl w:val="0"/>
          <w:numId w:val="0"/>
        </w:numPr>
        <w:jc w:val="center"/>
        <w:rPr>
          <w:del w:id="1612" w:author="Marcus Fernandes" w:date="2021-07-25T18:40:00Z"/>
        </w:rPr>
      </w:pPr>
      <w:ins w:id="1613" w:author="Marcus Fernandes" w:date="2021-08-17T20:25:00Z">
        <w:r>
          <w:rPr>
            <w:noProof/>
          </w:rPr>
          <w:drawing>
            <wp:inline distT="0" distB="0" distL="0" distR="0" wp14:anchorId="5E47E6EE" wp14:editId="40D2E1F0">
              <wp:extent cx="2350437" cy="5288890"/>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52342" cy="5293177"/>
                      </a:xfrm>
                      <a:prstGeom prst="rect">
                        <a:avLst/>
                      </a:prstGeom>
                    </pic:spPr>
                  </pic:pic>
                </a:graphicData>
              </a:graphic>
            </wp:inline>
          </w:drawing>
        </w:r>
      </w:ins>
      <w:del w:id="1614" w:author="Marcus Fernandes" w:date="2021-07-25T18:40:00Z">
        <w:r w:rsidR="00731D2D" w:rsidDel="00F0595F">
          <w:delText>Aqui enumera-se somente as funcionalidades cujo desenvolvimento é previsto para o próximo (primeiro) SPRINT do projeto.</w:delText>
        </w:r>
      </w:del>
    </w:p>
    <w:p w14:paraId="649ECC1B" w14:textId="4F60E9C8" w:rsidR="00F0595F" w:rsidRDefault="00F0595F" w:rsidP="00F0595F">
      <w:pPr>
        <w:ind w:left="720"/>
        <w:jc w:val="center"/>
        <w:rPr>
          <w:ins w:id="1615" w:author="Marcus Fernandes" w:date="2021-07-25T18:41:00Z"/>
          <w:rFonts w:ascii="Arial" w:hAnsi="Arial"/>
          <w:lang w:eastAsia="pt-BR"/>
        </w:rPr>
      </w:pPr>
    </w:p>
    <w:p w14:paraId="53F57060" w14:textId="5E42CEC0" w:rsidR="00F0595F" w:rsidRDefault="00F0595F" w:rsidP="00F0595F">
      <w:pPr>
        <w:ind w:left="720"/>
        <w:jc w:val="center"/>
        <w:rPr>
          <w:ins w:id="1616" w:author="Marcus Fernandes" w:date="2021-07-25T18:41:00Z"/>
          <w:rFonts w:ascii="Arial" w:hAnsi="Arial"/>
          <w:lang w:eastAsia="pt-BR"/>
        </w:rPr>
      </w:pPr>
    </w:p>
    <w:p w14:paraId="723C2B5D" w14:textId="77777777" w:rsidR="00F0595F" w:rsidRDefault="00F0595F" w:rsidP="00F0595F">
      <w:pPr>
        <w:ind w:left="720"/>
        <w:jc w:val="center"/>
        <w:rPr>
          <w:ins w:id="1617" w:author="Marcus Fernandes" w:date="2021-07-25T18:41:00Z"/>
          <w:rFonts w:ascii="Arial" w:hAnsi="Arial"/>
          <w:lang w:eastAsia="pt-BR"/>
        </w:rPr>
      </w:pPr>
    </w:p>
    <w:p w14:paraId="454D179B" w14:textId="77777777" w:rsidR="00F0595F" w:rsidRDefault="00F0595F" w:rsidP="00F0595F">
      <w:pPr>
        <w:pStyle w:val="NormalWeb"/>
        <w:spacing w:before="0" w:beforeAutospacing="0" w:after="0" w:afterAutospacing="0"/>
        <w:jc w:val="center"/>
        <w:rPr>
          <w:ins w:id="1618" w:author="Marcus Fernandes" w:date="2021-07-25T18:41:00Z"/>
          <w:lang w:eastAsia="pt-BR"/>
        </w:rPr>
      </w:pPr>
      <w:ins w:id="1619" w:author="Marcus Fernandes" w:date="2021-07-25T18:41:00Z">
        <w:r>
          <w:rPr>
            <w:i/>
            <w:iCs/>
            <w:color w:val="000000"/>
            <w:sz w:val="20"/>
            <w:szCs w:val="20"/>
          </w:rPr>
          <w:t>Imagem 13: Primeira parte da Sprint Backlog (formado pelas funcionalidades destacadas em amarelo)</w:t>
        </w:r>
      </w:ins>
    </w:p>
    <w:p w14:paraId="6C8E760B" w14:textId="7499D2D3" w:rsidR="00F0595F" w:rsidRDefault="00F0595F" w:rsidP="00F0595F">
      <w:pPr>
        <w:ind w:left="720"/>
        <w:jc w:val="center"/>
        <w:rPr>
          <w:ins w:id="1620" w:author="Marcus Fernandes" w:date="2021-07-25T18:42:00Z"/>
        </w:rPr>
      </w:pPr>
    </w:p>
    <w:p w14:paraId="4C39D79F" w14:textId="6211C90C" w:rsidR="00F0595F" w:rsidRDefault="00F0595F" w:rsidP="00F0595F">
      <w:pPr>
        <w:ind w:left="720"/>
        <w:jc w:val="center"/>
        <w:rPr>
          <w:ins w:id="1621" w:author="Marcus Fernandes" w:date="2021-07-25T18:42:00Z"/>
        </w:rPr>
      </w:pPr>
    </w:p>
    <w:p w14:paraId="5F5ACCD7" w14:textId="39713B22" w:rsidR="00F0595F" w:rsidRDefault="00F0595F" w:rsidP="00F0595F">
      <w:pPr>
        <w:ind w:left="720"/>
        <w:jc w:val="center"/>
        <w:rPr>
          <w:ins w:id="1622" w:author="Marcus Fernandes" w:date="2021-07-25T18:42:00Z"/>
        </w:rPr>
      </w:pPr>
    </w:p>
    <w:p w14:paraId="47F657D3" w14:textId="509416A3" w:rsidR="00F0595F" w:rsidRDefault="00F0595F" w:rsidP="00F0595F">
      <w:pPr>
        <w:ind w:left="720"/>
        <w:jc w:val="center"/>
        <w:rPr>
          <w:ins w:id="1623" w:author="Marcus Fernandes" w:date="2021-07-25T18:42:00Z"/>
        </w:rPr>
      </w:pPr>
    </w:p>
    <w:p w14:paraId="5C355503" w14:textId="050B4037" w:rsidR="00F0595F" w:rsidRDefault="00F0595F" w:rsidP="00F0595F">
      <w:pPr>
        <w:ind w:left="720"/>
        <w:jc w:val="center"/>
        <w:rPr>
          <w:ins w:id="1624" w:author="Marcus Fernandes" w:date="2021-07-25T18:42:00Z"/>
        </w:rPr>
      </w:pPr>
    </w:p>
    <w:p w14:paraId="1BAB3594" w14:textId="392781A5" w:rsidR="00F0595F" w:rsidRDefault="00F0595F" w:rsidP="00F0595F">
      <w:pPr>
        <w:ind w:left="720"/>
        <w:jc w:val="center"/>
        <w:rPr>
          <w:ins w:id="1625" w:author="Marcus Fernandes" w:date="2021-07-25T18:42:00Z"/>
        </w:rPr>
      </w:pPr>
    </w:p>
    <w:p w14:paraId="3BA577E6" w14:textId="77777777" w:rsidR="00F0595F" w:rsidRDefault="00F0595F" w:rsidP="00F0595F">
      <w:pPr>
        <w:ind w:left="720"/>
        <w:jc w:val="center"/>
        <w:rPr>
          <w:ins w:id="1626" w:author="Marcus Fernandes" w:date="2021-07-25T18:42:00Z"/>
        </w:rPr>
      </w:pPr>
    </w:p>
    <w:p w14:paraId="532D82B9" w14:textId="13FCD60A" w:rsidR="00F0595F" w:rsidRDefault="00F0595F" w:rsidP="00F0595F">
      <w:pPr>
        <w:ind w:left="720"/>
        <w:jc w:val="center"/>
        <w:rPr>
          <w:ins w:id="1627" w:author="Marcus Fernandes" w:date="2021-07-25T18:42:00Z"/>
        </w:rPr>
      </w:pPr>
    </w:p>
    <w:p w14:paraId="65AC0783" w14:textId="13A90A2E" w:rsidR="00F0595F" w:rsidRDefault="00F0595F" w:rsidP="00F0595F">
      <w:pPr>
        <w:ind w:left="720"/>
        <w:jc w:val="center"/>
        <w:rPr>
          <w:ins w:id="1628" w:author="Marcus Fernandes" w:date="2021-07-25T18:42:00Z"/>
        </w:rPr>
      </w:pPr>
    </w:p>
    <w:p w14:paraId="56F8352A" w14:textId="0B1C7DC7" w:rsidR="00F0595F" w:rsidRDefault="00F0595F" w:rsidP="00F0595F">
      <w:pPr>
        <w:ind w:left="720"/>
        <w:jc w:val="center"/>
        <w:rPr>
          <w:ins w:id="1629" w:author="Marcus Fernandes" w:date="2021-07-25T18:42:00Z"/>
        </w:rPr>
      </w:pPr>
    </w:p>
    <w:p w14:paraId="5F11F5E3" w14:textId="4F12E0F4" w:rsidR="00F0595F" w:rsidRDefault="00F0595F" w:rsidP="00F0595F">
      <w:pPr>
        <w:ind w:left="720"/>
        <w:jc w:val="center"/>
        <w:rPr>
          <w:ins w:id="1630" w:author="Marcus Fernandes" w:date="2021-07-25T18:42:00Z"/>
        </w:rPr>
      </w:pPr>
    </w:p>
    <w:p w14:paraId="224CC22A" w14:textId="75C190B5" w:rsidR="00F0595F" w:rsidRDefault="00F0595F" w:rsidP="00F0595F">
      <w:pPr>
        <w:ind w:left="720"/>
        <w:jc w:val="center"/>
        <w:rPr>
          <w:ins w:id="1631" w:author="Marcus Fernandes" w:date="2021-07-25T18:42:00Z"/>
        </w:rPr>
      </w:pPr>
    </w:p>
    <w:p w14:paraId="1DD96C96" w14:textId="77777777" w:rsidR="00F0595F" w:rsidRDefault="00F0595F">
      <w:pPr>
        <w:ind w:left="720"/>
        <w:jc w:val="center"/>
        <w:rPr>
          <w:ins w:id="1632" w:author="Marcus Fernandes" w:date="2021-07-25T18:41:00Z"/>
        </w:rPr>
        <w:pPrChange w:id="1633" w:author="Marcus Fernandes" w:date="2021-07-25T18:40:00Z">
          <w:pPr>
            <w:ind w:left="720"/>
          </w:pPr>
        </w:pPrChange>
      </w:pPr>
    </w:p>
    <w:p w14:paraId="2B1884CB" w14:textId="25D3C81F" w:rsidR="00731D2D" w:rsidDel="00F0595F" w:rsidRDefault="00505E73" w:rsidP="00F0595F">
      <w:pPr>
        <w:pStyle w:val="PSDS-MarcadoresCorpodeTexto"/>
        <w:numPr>
          <w:ilvl w:val="0"/>
          <w:numId w:val="0"/>
        </w:numPr>
        <w:jc w:val="center"/>
        <w:rPr>
          <w:del w:id="1634" w:author="Marcus Fernandes" w:date="2021-07-25T18:40:00Z"/>
        </w:rPr>
      </w:pPr>
      <w:ins w:id="1635" w:author="Marcus Fernandes" w:date="2021-08-17T20:25:00Z">
        <w:r>
          <w:rPr>
            <w:noProof/>
          </w:rPr>
          <w:drawing>
            <wp:inline distT="0" distB="0" distL="0" distR="0" wp14:anchorId="48B12527" wp14:editId="726C6D67">
              <wp:extent cx="2911450" cy="3304308"/>
              <wp:effectExtent l="0" t="0" r="381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6066" cy="3309547"/>
                      </a:xfrm>
                      <a:prstGeom prst="rect">
                        <a:avLst/>
                      </a:prstGeom>
                    </pic:spPr>
                  </pic:pic>
                </a:graphicData>
              </a:graphic>
            </wp:inline>
          </w:drawing>
        </w:r>
      </w:ins>
    </w:p>
    <w:p w14:paraId="7B6E9D0B" w14:textId="34E8B542" w:rsidR="00F0595F" w:rsidRDefault="00F0595F" w:rsidP="00F0595F">
      <w:pPr>
        <w:ind w:left="720"/>
        <w:jc w:val="center"/>
        <w:rPr>
          <w:ins w:id="1636" w:author="Marcus Fernandes" w:date="2021-07-25T18:41:00Z"/>
          <w:rFonts w:ascii="Arial" w:hAnsi="Arial"/>
          <w:lang w:eastAsia="pt-BR"/>
        </w:rPr>
      </w:pPr>
    </w:p>
    <w:p w14:paraId="5E7E73E0" w14:textId="3D8591CB" w:rsidR="00F0595F" w:rsidRDefault="00F0595F" w:rsidP="00F0595F">
      <w:pPr>
        <w:ind w:left="720"/>
        <w:jc w:val="center"/>
        <w:rPr>
          <w:ins w:id="1637" w:author="Marcus Fernandes" w:date="2021-07-25T18:41:00Z"/>
          <w:rFonts w:ascii="Arial" w:hAnsi="Arial"/>
          <w:lang w:eastAsia="pt-BR"/>
        </w:rPr>
      </w:pPr>
    </w:p>
    <w:p w14:paraId="4836F4D5" w14:textId="77777777" w:rsidR="00F0595F" w:rsidRDefault="00F0595F" w:rsidP="00F0595F">
      <w:pPr>
        <w:ind w:left="720"/>
        <w:jc w:val="center"/>
        <w:rPr>
          <w:ins w:id="1638" w:author="Marcus Fernandes" w:date="2021-07-25T18:41:00Z"/>
          <w:rFonts w:ascii="Arial" w:hAnsi="Arial"/>
          <w:lang w:eastAsia="pt-BR"/>
        </w:rPr>
      </w:pPr>
    </w:p>
    <w:p w14:paraId="2547829B" w14:textId="77777777" w:rsidR="00F0595F" w:rsidRDefault="00F0595F" w:rsidP="00F0595F">
      <w:pPr>
        <w:pStyle w:val="NormalWeb"/>
        <w:spacing w:before="0" w:beforeAutospacing="0" w:after="0" w:afterAutospacing="0"/>
        <w:jc w:val="center"/>
        <w:rPr>
          <w:ins w:id="1639" w:author="Marcus Fernandes" w:date="2021-07-25T18:41:00Z"/>
          <w:lang w:eastAsia="pt-BR"/>
        </w:rPr>
      </w:pPr>
      <w:ins w:id="1640" w:author="Marcus Fernandes" w:date="2021-07-25T18:41:00Z">
        <w:r>
          <w:rPr>
            <w:i/>
            <w:iCs/>
            <w:color w:val="000000"/>
            <w:sz w:val="20"/>
            <w:szCs w:val="20"/>
          </w:rPr>
          <w:t>Imagem 14: Primeira parte da Sprint Backlog (formado pelas funcionalidades destacadas em amarelo)</w:t>
        </w:r>
      </w:ins>
    </w:p>
    <w:p w14:paraId="3B46440C" w14:textId="77777777" w:rsidR="00F0595F" w:rsidRDefault="00F0595F">
      <w:pPr>
        <w:ind w:left="720"/>
        <w:jc w:val="center"/>
        <w:rPr>
          <w:ins w:id="1641" w:author="Marcus Fernandes" w:date="2021-07-25T18:41:00Z"/>
        </w:rPr>
        <w:pPrChange w:id="1642" w:author="Marcus Fernandes" w:date="2021-07-25T18:40:00Z">
          <w:pPr>
            <w:ind w:left="720"/>
          </w:pPr>
        </w:pPrChange>
      </w:pPr>
    </w:p>
    <w:p w14:paraId="66AB2820" w14:textId="395BCBEF" w:rsidR="00731D2D" w:rsidDel="00F0595F" w:rsidRDefault="00731D2D">
      <w:pPr>
        <w:ind w:left="720"/>
        <w:jc w:val="center"/>
        <w:rPr>
          <w:del w:id="1643" w:author="Marcus Fernandes" w:date="2021-07-25T18:40:00Z"/>
          <w:color w:val="0070C0"/>
        </w:rPr>
        <w:pPrChange w:id="1644" w:author="Marcus Fernandes" w:date="2021-07-25T18:40:00Z">
          <w:pPr>
            <w:ind w:left="720"/>
          </w:pPr>
        </w:pPrChange>
      </w:pPr>
      <w:del w:id="1645" w:author="Marcus Fernandes" w:date="2021-07-25T18:40:00Z">
        <w:r w:rsidDel="00F0595F">
          <w:rPr>
            <w:color w:val="0070C0"/>
          </w:rPr>
          <w:delText>Não se deve entregar serviços por serviços, a melhor opção é sempre entregar cortes transversais do backlog original que agreguem valor ao cliente. P</w:delText>
        </w:r>
        <w:r w:rsidRPr="00731D2D" w:rsidDel="00F0595F">
          <w:rPr>
            <w:color w:val="0070C0"/>
          </w:rPr>
          <w:delText xml:space="preserve">or exemplo: </w:delText>
        </w:r>
      </w:del>
    </w:p>
    <w:p w14:paraId="4F2F3F4C" w14:textId="11AB5D3A" w:rsidR="00731D2D" w:rsidDel="00F0595F" w:rsidRDefault="00731D2D">
      <w:pPr>
        <w:ind w:left="720"/>
        <w:jc w:val="center"/>
        <w:rPr>
          <w:del w:id="1646" w:author="Marcus Fernandes" w:date="2021-07-25T18:40:00Z"/>
          <w:color w:val="0070C0"/>
        </w:rPr>
        <w:pPrChange w:id="1647" w:author="Marcus Fernandes" w:date="2021-07-25T18:40:00Z">
          <w:pPr>
            <w:ind w:left="720"/>
          </w:pPr>
        </w:pPrChange>
      </w:pPr>
    </w:p>
    <w:p w14:paraId="629C211F" w14:textId="3C943069" w:rsidR="00731D2D" w:rsidDel="00F0595F" w:rsidRDefault="00731D2D">
      <w:pPr>
        <w:ind w:left="720"/>
        <w:jc w:val="center"/>
        <w:rPr>
          <w:del w:id="1648" w:author="Marcus Fernandes" w:date="2021-07-25T18:40:00Z"/>
          <w:color w:val="0070C0"/>
        </w:rPr>
      </w:pPr>
      <w:del w:id="1649" w:author="Marcus Fernandes" w:date="2021-07-25T18:40:00Z">
        <w:r w:rsidDel="00F0595F">
          <w:rPr>
            <w:noProof/>
            <w:lang w:eastAsia="pt-BR"/>
          </w:rPr>
          <w:drawing>
            <wp:inline distT="0" distB="0" distL="0" distR="0" wp14:anchorId="5EFCA6A9" wp14:editId="1D929948">
              <wp:extent cx="2562225" cy="24479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225" cy="2447925"/>
                      </a:xfrm>
                      <a:prstGeom prst="rect">
                        <a:avLst/>
                      </a:prstGeom>
                    </pic:spPr>
                  </pic:pic>
                </a:graphicData>
              </a:graphic>
            </wp:inline>
          </w:drawing>
        </w:r>
      </w:del>
    </w:p>
    <w:p w14:paraId="1AAF8C4A" w14:textId="6A049F02" w:rsidR="00731D2D" w:rsidDel="00F0595F" w:rsidRDefault="00731D2D">
      <w:pPr>
        <w:widowControl/>
        <w:spacing w:line="240" w:lineRule="auto"/>
        <w:jc w:val="center"/>
        <w:rPr>
          <w:del w:id="1650" w:author="Marcus Fernandes" w:date="2021-07-25T18:40:00Z"/>
          <w:b/>
          <w:color w:val="0070C0"/>
        </w:rPr>
      </w:pPr>
      <w:del w:id="1651" w:author="Marcus Fernandes" w:date="2021-07-25T18:40:00Z">
        <w:r w:rsidDel="00F0595F">
          <w:rPr>
            <w:b/>
            <w:color w:val="0070C0"/>
          </w:rPr>
          <w:delText>Figura</w:delText>
        </w:r>
        <w:r w:rsidRPr="00AB357E" w:rsidDel="00F0595F">
          <w:rPr>
            <w:b/>
            <w:color w:val="0070C0"/>
          </w:rPr>
          <w:delText xml:space="preserve"> </w:delText>
        </w:r>
        <w:r w:rsidDel="00F0595F">
          <w:rPr>
            <w:b/>
            <w:color w:val="0070C0"/>
          </w:rPr>
          <w:delText>4</w:delText>
        </w:r>
        <w:r w:rsidRPr="00AB357E" w:rsidDel="00F0595F">
          <w:rPr>
            <w:b/>
            <w:color w:val="0070C0"/>
          </w:rPr>
          <w:delText xml:space="preserve">: </w:delText>
        </w:r>
        <w:r w:rsidDel="00F0595F">
          <w:rPr>
            <w:b/>
            <w:color w:val="0070C0"/>
          </w:rPr>
          <w:delText>Sprint Backlog (formado pelas funcionalidades destacadas em amarelo)</w:delText>
        </w:r>
      </w:del>
    </w:p>
    <w:p w14:paraId="5BA5A72E" w14:textId="73C11BC4" w:rsidR="00731D2D" w:rsidRPr="00731D2D" w:rsidDel="00024F39" w:rsidRDefault="00731D2D">
      <w:pPr>
        <w:ind w:left="720"/>
        <w:jc w:val="center"/>
        <w:rPr>
          <w:del w:id="1652" w:author="Marcus Fernandes" w:date="2021-07-25T18:26:00Z"/>
          <w:color w:val="0070C0"/>
        </w:rPr>
      </w:pPr>
    </w:p>
    <w:p w14:paraId="7D0B87AB" w14:textId="55E554DB" w:rsidR="00731D2D" w:rsidRPr="00731D2D" w:rsidDel="00024F39" w:rsidRDefault="00731D2D">
      <w:pPr>
        <w:ind w:left="720"/>
        <w:jc w:val="center"/>
        <w:rPr>
          <w:del w:id="1653" w:author="Marcus Fernandes" w:date="2021-07-25T18:26:00Z"/>
        </w:rPr>
        <w:pPrChange w:id="1654" w:author="Marcus Fernandes" w:date="2021-07-25T18:40:00Z">
          <w:pPr>
            <w:ind w:left="720"/>
          </w:pPr>
        </w:pPrChange>
      </w:pPr>
    </w:p>
    <w:p w14:paraId="3E60A3E8" w14:textId="0C281B00" w:rsidR="00317C60" w:rsidRPr="00470ED1" w:rsidDel="00024F39" w:rsidRDefault="00317C60">
      <w:pPr>
        <w:pStyle w:val="Ttulo2"/>
        <w:jc w:val="center"/>
        <w:rPr>
          <w:del w:id="1655" w:author="Marcus Fernandes" w:date="2021-07-25T18:26:00Z"/>
          <w:color w:val="0070C0"/>
        </w:rPr>
        <w:pPrChange w:id="1656" w:author="Marcus Fernandes" w:date="2021-07-25T18:40:00Z">
          <w:pPr>
            <w:pStyle w:val="Ttulo2"/>
          </w:pPr>
        </w:pPrChange>
      </w:pPr>
      <w:bookmarkStart w:id="1657" w:name="_Toc21111877"/>
      <w:del w:id="1658" w:author="Marcus Fernandes" w:date="2021-07-25T18:26:00Z">
        <w:r w:rsidRPr="0875919E" w:rsidDel="0875919E">
          <w:rPr>
            <w:color w:val="0070C0"/>
          </w:rPr>
          <w:delText>Requisito 1</w:delText>
        </w:r>
        <w:r w:rsidDel="0875919E">
          <w:delText xml:space="preserve"> – </w:delText>
        </w:r>
        <w:r w:rsidRPr="0875919E" w:rsidDel="0875919E">
          <w:rPr>
            <w:color w:val="0070C0"/>
          </w:rPr>
          <w:delText>Amazenar e recuperar imagens de satélite</w:delText>
        </w:r>
        <w:bookmarkEnd w:id="1657"/>
      </w:del>
    </w:p>
    <w:p w14:paraId="1C7CCDA1" w14:textId="79A0962E" w:rsidR="00317C60" w:rsidRPr="00470ED1" w:rsidDel="00024F39" w:rsidRDefault="00317C60">
      <w:pPr>
        <w:jc w:val="center"/>
        <w:rPr>
          <w:del w:id="1659" w:author="Marcus Fernandes" w:date="2021-07-25T18:26:00Z"/>
          <w:color w:val="0070C0"/>
        </w:rPr>
        <w:pPrChange w:id="1660" w:author="Marcus Fernandes" w:date="2021-07-25T18:40:00Z">
          <w:pPr/>
        </w:pPrChange>
      </w:pPr>
    </w:p>
    <w:p w14:paraId="7AE964DD" w14:textId="42365D2E" w:rsidR="00984529" w:rsidDel="00024F39" w:rsidRDefault="00984529">
      <w:pPr>
        <w:pStyle w:val="PSDS-CorpodeTexto"/>
        <w:ind w:left="708"/>
        <w:jc w:val="center"/>
        <w:rPr>
          <w:del w:id="1661" w:author="Marcus Fernandes" w:date="2021-07-25T18:26:00Z"/>
          <w:rFonts w:ascii="Times New Roman" w:hAnsi="Times New Roman"/>
        </w:rPr>
        <w:pPrChange w:id="1662" w:author="Marcus Fernandes" w:date="2021-07-25T18:40:00Z">
          <w:pPr>
            <w:pStyle w:val="PSDS-CorpodeTexto"/>
            <w:ind w:left="708"/>
            <w:jc w:val="both"/>
          </w:pPr>
        </w:pPrChange>
      </w:pPr>
      <w:del w:id="1663" w:author="Marcus Fernandes" w:date="2021-07-25T18:26:00Z">
        <w:r w:rsidRPr="00470ED1" w:rsidDel="00024F39">
          <w:rPr>
            <w:rFonts w:ascii="Times New Roman" w:hAnsi="Times New Roman"/>
            <w:color w:val="0070C0"/>
          </w:rPr>
          <w:delText>Descrição do requisito, prioridade relativa, nivel de dificuldade e critério de aceitacão</w:delText>
        </w:r>
        <w:r w:rsidRPr="00377447" w:rsidDel="00024F39">
          <w:rPr>
            <w:rFonts w:ascii="Times New Roman" w:hAnsi="Times New Roman"/>
          </w:rPr>
          <w:delText>.</w:delText>
        </w:r>
      </w:del>
    </w:p>
    <w:p w14:paraId="66CF6825" w14:textId="3AA1963D" w:rsidR="00984529" w:rsidDel="00024F39" w:rsidRDefault="00984529">
      <w:pPr>
        <w:pStyle w:val="PSDS-CorpodeTexto"/>
        <w:ind w:left="708"/>
        <w:jc w:val="center"/>
        <w:rPr>
          <w:del w:id="1664" w:author="Marcus Fernandes" w:date="2021-07-25T18:26:00Z"/>
          <w:rFonts w:ascii="Times New Roman" w:hAnsi="Times New Roman"/>
        </w:rPr>
        <w:pPrChange w:id="1665" w:author="Marcus Fernandes" w:date="2021-07-25T18:40:00Z">
          <w:pPr>
            <w:pStyle w:val="PSDS-CorpodeTexto"/>
            <w:ind w:left="708"/>
            <w:jc w:val="both"/>
          </w:pPr>
        </w:pPrChange>
      </w:pPr>
    </w:p>
    <w:p w14:paraId="3DDB4901" w14:textId="7F029821" w:rsidR="00984529" w:rsidRPr="00DB0AC5" w:rsidDel="00024F39" w:rsidRDefault="00984529">
      <w:pPr>
        <w:pStyle w:val="PSDS-CorpodeTexto"/>
        <w:ind w:left="708"/>
        <w:jc w:val="center"/>
        <w:rPr>
          <w:del w:id="1666" w:author="Marcus Fernandes" w:date="2021-07-25T18:26:00Z"/>
          <w:rFonts w:ascii="Times New Roman" w:hAnsi="Times New Roman"/>
          <w:color w:val="0070C0"/>
        </w:rPr>
        <w:pPrChange w:id="1667" w:author="Marcus Fernandes" w:date="2021-07-25T18:40:00Z">
          <w:pPr>
            <w:pStyle w:val="PSDS-CorpodeTexto"/>
            <w:ind w:left="708"/>
            <w:jc w:val="both"/>
          </w:pPr>
        </w:pPrChange>
      </w:pPr>
      <w:del w:id="1668" w:author="Marcus Fernandes" w:date="2021-07-25T18:26:00Z">
        <w:r w:rsidRPr="00DB0AC5" w:rsidDel="00024F39">
          <w:rPr>
            <w:rFonts w:ascii="Times New Roman" w:hAnsi="Times New Roman"/>
            <w:color w:val="0070C0"/>
          </w:rPr>
          <w:delText>O sistema deve ser capaz de armazenar</w:delText>
        </w:r>
        <w:r w:rsidR="003D6E69" w:rsidDel="00024F39">
          <w:rPr>
            <w:rFonts w:ascii="Times New Roman" w:hAnsi="Times New Roman"/>
            <w:color w:val="0070C0"/>
          </w:rPr>
          <w:delText xml:space="preserve"> e</w:delText>
        </w:r>
        <w:r w:rsidRPr="00DB0AC5" w:rsidDel="00024F39">
          <w:rPr>
            <w:rFonts w:ascii="Times New Roman" w:hAnsi="Times New Roman"/>
            <w:color w:val="0070C0"/>
          </w:rPr>
          <w:delText xml:space="preserve"> recuperar imagens de satelite em tabelas de bancos de dados relacionais.</w:delText>
        </w:r>
      </w:del>
    </w:p>
    <w:p w14:paraId="208C84FB" w14:textId="27DFF371" w:rsidR="00984529" w:rsidRPr="00DB0AC5" w:rsidDel="00024F39" w:rsidRDefault="00984529">
      <w:pPr>
        <w:pStyle w:val="PSDS-CorpodeTexto"/>
        <w:ind w:left="708"/>
        <w:jc w:val="center"/>
        <w:rPr>
          <w:del w:id="1669" w:author="Marcus Fernandes" w:date="2021-07-25T18:26:00Z"/>
          <w:rFonts w:ascii="Times New Roman" w:hAnsi="Times New Roman"/>
          <w:color w:val="0070C0"/>
        </w:rPr>
        <w:pPrChange w:id="1670" w:author="Marcus Fernandes" w:date="2021-07-25T18:40:00Z">
          <w:pPr>
            <w:pStyle w:val="PSDS-CorpodeTexto"/>
            <w:ind w:left="708"/>
            <w:jc w:val="both"/>
          </w:pPr>
        </w:pPrChange>
      </w:pPr>
      <w:del w:id="1671" w:author="Marcus Fernandes" w:date="2021-07-25T18:26:00Z">
        <w:r w:rsidRPr="00DB0AC5" w:rsidDel="00024F39">
          <w:rPr>
            <w:rFonts w:ascii="Times New Roman" w:hAnsi="Times New Roman"/>
            <w:color w:val="0070C0"/>
          </w:rPr>
          <w:delText xml:space="preserve">Prioridade </w:delText>
        </w:r>
        <w:r w:rsidRPr="00DB0AC5" w:rsidDel="00024F39">
          <w:rPr>
            <w:rFonts w:ascii="Times New Roman" w:hAnsi="Times New Roman"/>
            <w:color w:val="0070C0"/>
          </w:rPr>
          <w:tab/>
          <w:delText>(X)  alta</w:delText>
        </w:r>
        <w:r w:rsidRPr="00DB0AC5" w:rsidDel="00024F39">
          <w:rPr>
            <w:rFonts w:ascii="Times New Roman" w:hAnsi="Times New Roman"/>
            <w:color w:val="0070C0"/>
          </w:rPr>
          <w:tab/>
        </w:r>
        <w:r w:rsidRPr="00DB0AC5" w:rsidDel="00024F39">
          <w:rPr>
            <w:rFonts w:ascii="Times New Roman" w:hAnsi="Times New Roman"/>
            <w:color w:val="0070C0"/>
          </w:rPr>
          <w:tab/>
          <w:delText>(  ) média</w:delText>
        </w:r>
        <w:r w:rsidRPr="00DB0AC5" w:rsidDel="00024F39">
          <w:rPr>
            <w:rFonts w:ascii="Times New Roman" w:hAnsi="Times New Roman"/>
            <w:color w:val="0070C0"/>
          </w:rPr>
          <w:tab/>
          <w:delText>(  ) baixa</w:delText>
        </w:r>
      </w:del>
    </w:p>
    <w:p w14:paraId="49D64DF3" w14:textId="4EB1C041" w:rsidR="00984529" w:rsidRPr="00DB0AC5" w:rsidDel="00024F39" w:rsidRDefault="00984529">
      <w:pPr>
        <w:pStyle w:val="PSDS-CorpodeTexto"/>
        <w:ind w:left="708"/>
        <w:jc w:val="center"/>
        <w:rPr>
          <w:del w:id="1672" w:author="Marcus Fernandes" w:date="2021-07-25T18:26:00Z"/>
          <w:rFonts w:ascii="Times New Roman" w:hAnsi="Times New Roman"/>
          <w:color w:val="0070C0"/>
        </w:rPr>
        <w:pPrChange w:id="1673" w:author="Marcus Fernandes" w:date="2021-07-25T18:40:00Z">
          <w:pPr>
            <w:pStyle w:val="PSDS-CorpodeTexto"/>
            <w:ind w:left="708"/>
            <w:jc w:val="both"/>
          </w:pPr>
        </w:pPrChange>
      </w:pPr>
      <w:del w:id="1674" w:author="Marcus Fernandes" w:date="2021-07-25T18:26:00Z">
        <w:r w:rsidRPr="00DB0AC5" w:rsidDel="00024F39">
          <w:rPr>
            <w:rFonts w:ascii="Times New Roman" w:hAnsi="Times New Roman"/>
            <w:color w:val="0070C0"/>
          </w:rPr>
          <w:delText>Dificuldade</w:delText>
        </w:r>
        <w:r w:rsidRPr="00DB0AC5" w:rsidDel="00024F39">
          <w:rPr>
            <w:rFonts w:ascii="Times New Roman" w:hAnsi="Times New Roman"/>
            <w:color w:val="0070C0"/>
          </w:rPr>
          <w:tab/>
          <w:delText>(X)  alta</w:delText>
        </w:r>
        <w:r w:rsidRPr="00DB0AC5" w:rsidDel="00024F39">
          <w:rPr>
            <w:rFonts w:ascii="Times New Roman" w:hAnsi="Times New Roman"/>
            <w:color w:val="0070C0"/>
          </w:rPr>
          <w:tab/>
        </w:r>
        <w:r w:rsidRPr="00DB0AC5" w:rsidDel="00024F39">
          <w:rPr>
            <w:rFonts w:ascii="Times New Roman" w:hAnsi="Times New Roman"/>
            <w:color w:val="0070C0"/>
          </w:rPr>
          <w:tab/>
          <w:delText>(  ) média</w:delText>
        </w:r>
        <w:r w:rsidRPr="00DB0AC5" w:rsidDel="00024F39">
          <w:rPr>
            <w:rFonts w:ascii="Times New Roman" w:hAnsi="Times New Roman"/>
            <w:color w:val="0070C0"/>
          </w:rPr>
          <w:tab/>
          <w:delText>(  ) baixa</w:delText>
        </w:r>
      </w:del>
    </w:p>
    <w:p w14:paraId="3D794908" w14:textId="14296A1D" w:rsidR="00984529" w:rsidRPr="00377447" w:rsidDel="00024F39" w:rsidRDefault="00984529">
      <w:pPr>
        <w:pStyle w:val="PSDS-CorpodeTexto"/>
        <w:jc w:val="center"/>
        <w:rPr>
          <w:del w:id="1675" w:author="Marcus Fernandes" w:date="2021-07-25T18:26:00Z"/>
          <w:rFonts w:ascii="Times New Roman" w:hAnsi="Times New Roman"/>
        </w:rPr>
        <w:pPrChange w:id="1676" w:author="Marcus Fernandes" w:date="2021-07-25T18:40:00Z">
          <w:pPr>
            <w:pStyle w:val="PSDS-CorpodeTexto"/>
            <w:jc w:val="both"/>
          </w:pPr>
        </w:pPrChange>
      </w:pPr>
    </w:p>
    <w:p w14:paraId="70F38501" w14:textId="54819819" w:rsidR="00317C60" w:rsidRPr="00470ED1" w:rsidDel="00024F39" w:rsidRDefault="00317C60">
      <w:pPr>
        <w:pStyle w:val="Ttulo2"/>
        <w:jc w:val="center"/>
        <w:rPr>
          <w:del w:id="1677" w:author="Marcus Fernandes" w:date="2021-07-25T18:26:00Z"/>
          <w:color w:val="0070C0"/>
        </w:rPr>
        <w:pPrChange w:id="1678" w:author="Marcus Fernandes" w:date="2021-07-25T18:40:00Z">
          <w:pPr>
            <w:pStyle w:val="Ttulo2"/>
          </w:pPr>
        </w:pPrChange>
      </w:pPr>
      <w:bookmarkStart w:id="1679" w:name="_Toc21111878"/>
      <w:del w:id="1680" w:author="Marcus Fernandes" w:date="2021-07-25T18:26:00Z">
        <w:r w:rsidRPr="0875919E" w:rsidDel="0875919E">
          <w:rPr>
            <w:color w:val="0070C0"/>
          </w:rPr>
          <w:delText>Requisito 2 – Visualizar imagens de satélite</w:delText>
        </w:r>
        <w:bookmarkEnd w:id="1679"/>
      </w:del>
    </w:p>
    <w:p w14:paraId="4942740B" w14:textId="0AB4D80B" w:rsidR="00317C60" w:rsidRPr="00470ED1" w:rsidDel="00024F39" w:rsidRDefault="00317C60">
      <w:pPr>
        <w:jc w:val="center"/>
        <w:rPr>
          <w:del w:id="1681" w:author="Marcus Fernandes" w:date="2021-07-25T18:26:00Z"/>
          <w:color w:val="0070C0"/>
        </w:rPr>
        <w:pPrChange w:id="1682" w:author="Marcus Fernandes" w:date="2021-07-25T18:40:00Z">
          <w:pPr/>
        </w:pPrChange>
      </w:pPr>
    </w:p>
    <w:p w14:paraId="156AAD6E" w14:textId="24401DC9" w:rsidR="00984529" w:rsidRPr="00470ED1" w:rsidDel="00024F39" w:rsidRDefault="00984529">
      <w:pPr>
        <w:pStyle w:val="PSDS-CorpodeTexto"/>
        <w:ind w:left="708"/>
        <w:jc w:val="center"/>
        <w:rPr>
          <w:del w:id="1683" w:author="Marcus Fernandes" w:date="2021-07-25T18:26:00Z"/>
          <w:rFonts w:ascii="Times New Roman" w:hAnsi="Times New Roman"/>
          <w:color w:val="0070C0"/>
        </w:rPr>
        <w:pPrChange w:id="1684" w:author="Marcus Fernandes" w:date="2021-07-25T18:40:00Z">
          <w:pPr>
            <w:pStyle w:val="PSDS-CorpodeTexto"/>
            <w:ind w:left="708"/>
            <w:jc w:val="both"/>
          </w:pPr>
        </w:pPrChange>
      </w:pPr>
      <w:del w:id="1685" w:author="Marcus Fernandes" w:date="2021-07-25T18:26:00Z">
        <w:r w:rsidRPr="00470ED1" w:rsidDel="00024F39">
          <w:rPr>
            <w:rFonts w:ascii="Times New Roman" w:hAnsi="Times New Roman"/>
            <w:color w:val="0070C0"/>
          </w:rPr>
          <w:delText>Descrição do requisito, prioridade relativa, nivel de dificuldade e critério de aceitacão.</w:delText>
        </w:r>
      </w:del>
    </w:p>
    <w:p w14:paraId="388C09DC" w14:textId="4AC37379" w:rsidR="00984529" w:rsidRPr="00470ED1" w:rsidDel="00024F39" w:rsidRDefault="00984529">
      <w:pPr>
        <w:pStyle w:val="PSDS-CorpodeTexto"/>
        <w:ind w:left="708"/>
        <w:jc w:val="center"/>
        <w:rPr>
          <w:del w:id="1686" w:author="Marcus Fernandes" w:date="2021-07-25T18:26:00Z"/>
          <w:rFonts w:ascii="Times New Roman" w:hAnsi="Times New Roman"/>
          <w:color w:val="0070C0"/>
        </w:rPr>
        <w:pPrChange w:id="1687" w:author="Marcus Fernandes" w:date="2021-07-25T18:40:00Z">
          <w:pPr>
            <w:pStyle w:val="PSDS-CorpodeTexto"/>
            <w:ind w:left="708"/>
            <w:jc w:val="both"/>
          </w:pPr>
        </w:pPrChange>
      </w:pPr>
    </w:p>
    <w:p w14:paraId="6F631FE6" w14:textId="43906BB6" w:rsidR="00984529" w:rsidRPr="00984529" w:rsidDel="00024F39" w:rsidRDefault="00984529">
      <w:pPr>
        <w:pStyle w:val="PSDS-CorpodeTexto"/>
        <w:ind w:left="708"/>
        <w:jc w:val="center"/>
        <w:rPr>
          <w:del w:id="1688" w:author="Marcus Fernandes" w:date="2021-07-25T18:26:00Z"/>
          <w:rFonts w:ascii="Times New Roman" w:hAnsi="Times New Roman"/>
          <w:color w:val="0070C0"/>
        </w:rPr>
        <w:pPrChange w:id="1689" w:author="Marcus Fernandes" w:date="2021-07-25T18:40:00Z">
          <w:pPr>
            <w:pStyle w:val="PSDS-CorpodeTexto"/>
            <w:ind w:left="708"/>
            <w:jc w:val="both"/>
          </w:pPr>
        </w:pPrChange>
      </w:pPr>
      <w:del w:id="1690" w:author="Marcus Fernandes" w:date="2021-07-25T18:26:00Z">
        <w:r w:rsidRPr="00470ED1" w:rsidDel="00024F39">
          <w:rPr>
            <w:rFonts w:ascii="Times New Roman" w:hAnsi="Times New Roman"/>
            <w:color w:val="0070C0"/>
          </w:rPr>
          <w:delText>O sistema deve exibir a</w:delText>
        </w:r>
        <w:r w:rsidR="003D6E69" w:rsidRPr="00470ED1" w:rsidDel="00024F39">
          <w:rPr>
            <w:rFonts w:ascii="Times New Roman" w:hAnsi="Times New Roman"/>
            <w:color w:val="0070C0"/>
          </w:rPr>
          <w:delText>s</w:delText>
        </w:r>
        <w:r w:rsidRPr="00470ED1" w:rsidDel="00024F39">
          <w:rPr>
            <w:rFonts w:ascii="Times New Roman" w:hAnsi="Times New Roman"/>
            <w:color w:val="0070C0"/>
          </w:rPr>
          <w:delText xml:space="preserve"> imagens de satélite </w:delText>
        </w:r>
        <w:r w:rsidR="003D6E69" w:rsidRPr="00470ED1" w:rsidDel="00024F39">
          <w:rPr>
            <w:rFonts w:ascii="Times New Roman" w:hAnsi="Times New Roman"/>
            <w:color w:val="0070C0"/>
          </w:rPr>
          <w:delText xml:space="preserve">armzenadas em banco </w:delText>
        </w:r>
        <w:r w:rsidRPr="00470ED1" w:rsidDel="00024F39">
          <w:rPr>
            <w:rFonts w:ascii="Times New Roman" w:hAnsi="Times New Roman"/>
            <w:color w:val="0070C0"/>
          </w:rPr>
          <w:delText>em uma janela redimensionavel e permitir que o usuário navegue sobre ela</w:delText>
        </w:r>
        <w:r w:rsidR="00DB0AC5" w:rsidRPr="00470ED1" w:rsidDel="00024F39">
          <w:rPr>
            <w:rFonts w:ascii="Times New Roman" w:hAnsi="Times New Roman"/>
            <w:color w:val="0070C0"/>
          </w:rPr>
          <w:delText xml:space="preserve">. A imagem pode ser bem </w:delText>
        </w:r>
        <w:r w:rsidR="00DB0AC5" w:rsidDel="00024F39">
          <w:rPr>
            <w:rFonts w:ascii="Times New Roman" w:hAnsi="Times New Roman"/>
            <w:color w:val="0070C0"/>
          </w:rPr>
          <w:delText>maior que a janela.</w:delText>
        </w:r>
      </w:del>
    </w:p>
    <w:p w14:paraId="48CBB8BC" w14:textId="6BB0E678" w:rsidR="00984529" w:rsidRPr="00984529" w:rsidDel="00024F39" w:rsidRDefault="00984529">
      <w:pPr>
        <w:pStyle w:val="PSDS-CorpodeTexto"/>
        <w:ind w:left="708"/>
        <w:jc w:val="center"/>
        <w:rPr>
          <w:del w:id="1691" w:author="Marcus Fernandes" w:date="2021-07-25T18:26:00Z"/>
          <w:rFonts w:ascii="Times New Roman" w:hAnsi="Times New Roman"/>
          <w:color w:val="0070C0"/>
        </w:rPr>
        <w:pPrChange w:id="1692" w:author="Marcus Fernandes" w:date="2021-07-25T18:40:00Z">
          <w:pPr>
            <w:pStyle w:val="PSDS-CorpodeTexto"/>
            <w:ind w:left="708"/>
            <w:jc w:val="both"/>
          </w:pPr>
        </w:pPrChange>
      </w:pPr>
      <w:del w:id="1693" w:author="Marcus Fernandes" w:date="2021-07-25T18:26:00Z">
        <w:r w:rsidRPr="00984529" w:rsidDel="00024F39">
          <w:rPr>
            <w:rFonts w:ascii="Times New Roman" w:hAnsi="Times New Roman"/>
            <w:color w:val="0070C0"/>
          </w:rPr>
          <w:delText xml:space="preserve">Prioridade </w:delText>
        </w:r>
        <w:r w:rsidRPr="00984529" w:rsidDel="00024F39">
          <w:rPr>
            <w:rFonts w:ascii="Times New Roman" w:hAnsi="Times New Roman"/>
            <w:color w:val="0070C0"/>
          </w:rPr>
          <w:tab/>
          <w:delText>(X)  alta</w:delText>
        </w:r>
        <w:r w:rsidRPr="00984529" w:rsidDel="00024F39">
          <w:rPr>
            <w:rFonts w:ascii="Times New Roman" w:hAnsi="Times New Roman"/>
            <w:color w:val="0070C0"/>
          </w:rPr>
          <w:tab/>
        </w:r>
        <w:r w:rsidRPr="00984529" w:rsidDel="00024F39">
          <w:rPr>
            <w:rFonts w:ascii="Times New Roman" w:hAnsi="Times New Roman"/>
            <w:color w:val="0070C0"/>
          </w:rPr>
          <w:tab/>
          <w:delText>(  ) média</w:delText>
        </w:r>
        <w:r w:rsidRPr="00984529" w:rsidDel="00024F39">
          <w:rPr>
            <w:rFonts w:ascii="Times New Roman" w:hAnsi="Times New Roman"/>
            <w:color w:val="0070C0"/>
          </w:rPr>
          <w:tab/>
          <w:delText>(  ) baixa</w:delText>
        </w:r>
      </w:del>
    </w:p>
    <w:p w14:paraId="4A7AD9A4" w14:textId="4EF6F927" w:rsidR="00984529" w:rsidRPr="00984529" w:rsidDel="00024F39" w:rsidRDefault="00984529">
      <w:pPr>
        <w:pStyle w:val="PSDS-CorpodeTexto"/>
        <w:ind w:left="708"/>
        <w:jc w:val="center"/>
        <w:rPr>
          <w:del w:id="1694" w:author="Marcus Fernandes" w:date="2021-07-25T18:26:00Z"/>
          <w:rFonts w:ascii="Times New Roman" w:hAnsi="Times New Roman"/>
          <w:color w:val="0070C0"/>
        </w:rPr>
        <w:pPrChange w:id="1695" w:author="Marcus Fernandes" w:date="2021-07-25T18:40:00Z">
          <w:pPr>
            <w:pStyle w:val="PSDS-CorpodeTexto"/>
            <w:ind w:left="708"/>
            <w:jc w:val="both"/>
          </w:pPr>
        </w:pPrChange>
      </w:pPr>
      <w:del w:id="1696" w:author="Marcus Fernandes" w:date="2021-07-25T18:26:00Z">
        <w:r w:rsidRPr="00984529" w:rsidDel="00024F39">
          <w:rPr>
            <w:rFonts w:ascii="Times New Roman" w:hAnsi="Times New Roman"/>
            <w:color w:val="0070C0"/>
          </w:rPr>
          <w:delText>Dificuldade</w:delText>
        </w:r>
        <w:r w:rsidRPr="00984529" w:rsidDel="00024F39">
          <w:rPr>
            <w:rFonts w:ascii="Times New Roman" w:hAnsi="Times New Roman"/>
            <w:color w:val="0070C0"/>
          </w:rPr>
          <w:tab/>
          <w:delText>(  )  alta</w:delText>
        </w:r>
        <w:r w:rsidRPr="00984529" w:rsidDel="00024F39">
          <w:rPr>
            <w:rFonts w:ascii="Times New Roman" w:hAnsi="Times New Roman"/>
            <w:color w:val="0070C0"/>
          </w:rPr>
          <w:tab/>
        </w:r>
        <w:r w:rsidRPr="00984529" w:rsidDel="00024F39">
          <w:rPr>
            <w:rFonts w:ascii="Times New Roman" w:hAnsi="Times New Roman"/>
            <w:color w:val="0070C0"/>
          </w:rPr>
          <w:tab/>
          <w:delText>( X) média</w:delText>
        </w:r>
        <w:r w:rsidRPr="00984529" w:rsidDel="00024F39">
          <w:rPr>
            <w:rFonts w:ascii="Times New Roman" w:hAnsi="Times New Roman"/>
            <w:color w:val="0070C0"/>
          </w:rPr>
          <w:tab/>
          <w:delText>(  ) baixa</w:delText>
        </w:r>
      </w:del>
    </w:p>
    <w:p w14:paraId="65FC3E25" w14:textId="77777777" w:rsidR="00F43AC5" w:rsidRPr="0049450E" w:rsidRDefault="00F43AC5">
      <w:pPr>
        <w:pStyle w:val="PSDS-MarcadoresCorpodeTexto"/>
        <w:numPr>
          <w:ilvl w:val="0"/>
          <w:numId w:val="0"/>
        </w:numPr>
        <w:jc w:val="center"/>
        <w:pPrChange w:id="1697" w:author="Marcus Fernandes" w:date="2021-07-25T18:40:00Z">
          <w:pPr>
            <w:pStyle w:val="PSDS-MarcadoresCorpodeTexto"/>
            <w:numPr>
              <w:numId w:val="0"/>
            </w:numPr>
            <w:tabs>
              <w:tab w:val="clear" w:pos="1344"/>
            </w:tabs>
            <w:ind w:left="0" w:firstLine="0"/>
            <w:jc w:val="both"/>
          </w:pPr>
        </w:pPrChange>
      </w:pPr>
    </w:p>
    <w:p w14:paraId="18E8FBEB" w14:textId="27D65B95" w:rsidR="007B6C49" w:rsidRPr="003F0308" w:rsidDel="006C4CD4" w:rsidRDefault="0875919E">
      <w:pPr>
        <w:pStyle w:val="Ttulo1"/>
        <w:widowControl/>
        <w:rPr>
          <w:del w:id="1698" w:author="Marcus Fernandes" w:date="2021-07-24T21:25:00Z"/>
        </w:rPr>
      </w:pPr>
      <w:bookmarkStart w:id="1699" w:name="_Toc482586710"/>
      <w:bookmarkStart w:id="1700" w:name="_Toc515348310"/>
      <w:bookmarkStart w:id="1701" w:name="_Toc21111879"/>
      <w:bookmarkEnd w:id="187"/>
      <w:bookmarkEnd w:id="188"/>
      <w:r>
        <w:t>Requisitos Não Funcionais</w:t>
      </w:r>
      <w:bookmarkEnd w:id="1699"/>
      <w:bookmarkEnd w:id="1700"/>
      <w:bookmarkEnd w:id="1701"/>
    </w:p>
    <w:p w14:paraId="3D151E1E" w14:textId="658425AA" w:rsidR="00E83164" w:rsidDel="006C4CD4" w:rsidRDefault="00E83164">
      <w:pPr>
        <w:pStyle w:val="Ttulo1"/>
        <w:widowControl/>
        <w:rPr>
          <w:del w:id="1702" w:author="Marcus Fernandes" w:date="2021-07-24T21:25:00Z"/>
        </w:rPr>
        <w:pPrChange w:id="1703" w:author="Marcus Fernandes" w:date="2021-07-24T21:25:00Z">
          <w:pPr/>
        </w:pPrChange>
      </w:pPr>
    </w:p>
    <w:p w14:paraId="6E314421" w14:textId="69E33EB2" w:rsidR="004E5B00" w:rsidDel="006C4CD4" w:rsidRDefault="00E83164">
      <w:pPr>
        <w:pStyle w:val="Ttulo1"/>
        <w:widowControl/>
        <w:rPr>
          <w:del w:id="1704" w:author="Marcus Fernandes" w:date="2021-07-24T21:25:00Z"/>
          <w:rFonts w:ascii="Times New Roman" w:hAnsi="Times New Roman"/>
        </w:rPr>
        <w:pPrChange w:id="1705" w:author="Marcus Fernandes" w:date="2021-07-24T21:25:00Z">
          <w:pPr>
            <w:pStyle w:val="PSDS-CorpodeTexto"/>
            <w:ind w:left="708"/>
            <w:jc w:val="both"/>
          </w:pPr>
        </w:pPrChange>
      </w:pPr>
      <w:del w:id="1706" w:author="Marcus Fernandes" w:date="2021-07-24T21:25:00Z">
        <w:r w:rsidRPr="0875919E" w:rsidDel="0875919E">
          <w:rPr>
            <w:rFonts w:ascii="Times New Roman" w:hAnsi="Times New Roman"/>
          </w:rPr>
          <w:delText>Descreve-se aqui os requisito não funcionais do sistema.</w:delText>
        </w:r>
      </w:del>
    </w:p>
    <w:p w14:paraId="730FA105" w14:textId="4DE91A15" w:rsidR="00E83164" w:rsidDel="006C4CD4" w:rsidRDefault="00E83164">
      <w:pPr>
        <w:pStyle w:val="Ttulo1"/>
        <w:widowControl/>
        <w:rPr>
          <w:del w:id="1707" w:author="Marcus Fernandes" w:date="2021-07-24T21:25:00Z"/>
          <w:rFonts w:ascii="Times New Roman" w:hAnsi="Times New Roman"/>
        </w:rPr>
        <w:pPrChange w:id="1708" w:author="Marcus Fernandes" w:date="2021-07-24T21:25:00Z">
          <w:pPr>
            <w:pStyle w:val="PSDS-CorpodeTexto"/>
            <w:ind w:left="708"/>
            <w:jc w:val="both"/>
          </w:pPr>
        </w:pPrChange>
      </w:pPr>
    </w:p>
    <w:p w14:paraId="39A1208C" w14:textId="046E00B1" w:rsidR="00E83164" w:rsidRPr="00E83164" w:rsidDel="006C4CD4" w:rsidRDefault="00E83164">
      <w:pPr>
        <w:pStyle w:val="Ttulo1"/>
        <w:widowControl/>
        <w:rPr>
          <w:del w:id="1709" w:author="Marcus Fernandes" w:date="2021-07-24T21:25:00Z"/>
          <w:color w:val="0070C0"/>
        </w:rPr>
        <w:pPrChange w:id="1710" w:author="Marcus Fernandes" w:date="2021-07-24T21:25:00Z">
          <w:pPr>
            <w:pStyle w:val="PSDS-CorpodeTexto"/>
            <w:ind w:left="708"/>
            <w:jc w:val="both"/>
          </w:pPr>
        </w:pPrChange>
      </w:pPr>
      <w:del w:id="1711" w:author="Marcus Fernandes" w:date="2021-07-24T21:25:00Z">
        <w:r w:rsidRPr="0875919E" w:rsidDel="0875919E">
          <w:rPr>
            <w:rFonts w:ascii="Times New Roman" w:hAnsi="Times New Roman"/>
            <w:color w:val="0070C0"/>
          </w:rPr>
          <w:delText>Os requisitos não funcionais, em geral, estabelecem o nível de qualidade que os requisitos funcionais devem atender, ou condicionam e ambientam tais requisitos. Eles definem, por exemplo, critérios de usabilidade, portabilidade e desempenho que devem ser satisfeitos pelos requisitos funcionais.</w:delText>
        </w:r>
      </w:del>
    </w:p>
    <w:p w14:paraId="756A6BB4" w14:textId="77777777" w:rsidR="00E83164" w:rsidRPr="003F0308" w:rsidRDefault="00E83164">
      <w:pPr>
        <w:pStyle w:val="Ttulo1"/>
        <w:widowControl/>
        <w:pPrChange w:id="1712" w:author="Marcus Fernandes" w:date="2021-07-24T21:25:00Z">
          <w:pPr/>
        </w:pPrChange>
      </w:pPr>
    </w:p>
    <w:p w14:paraId="0EB2D839" w14:textId="0D271633" w:rsidR="004E5B00" w:rsidRPr="003F0308" w:rsidDel="006C4CD4" w:rsidRDefault="004E5B00">
      <w:pPr>
        <w:pStyle w:val="Ttulo2"/>
        <w:rPr>
          <w:del w:id="1713" w:author="Marcus Fernandes" w:date="2021-07-24T21:27:00Z"/>
        </w:rPr>
      </w:pPr>
      <w:bookmarkStart w:id="1714" w:name="_Toc482586713"/>
      <w:bookmarkStart w:id="1715" w:name="_Toc515348311"/>
      <w:bookmarkStart w:id="1716" w:name="_Toc21111880"/>
      <w:r w:rsidRPr="003F0308">
        <w:t>Usabilidade</w:t>
      </w:r>
      <w:bookmarkEnd w:id="1714"/>
      <w:bookmarkEnd w:id="1715"/>
      <w:bookmarkEnd w:id="1716"/>
    </w:p>
    <w:p w14:paraId="7E1DB1AF" w14:textId="3BE94177" w:rsidR="004E5B00" w:rsidRPr="002F27E2" w:rsidDel="006C4CD4" w:rsidRDefault="004E5B00">
      <w:pPr>
        <w:pStyle w:val="Ttulo2"/>
        <w:rPr>
          <w:del w:id="1717" w:author="Marcus Fernandes" w:date="2021-07-24T21:27:00Z"/>
        </w:rPr>
        <w:pPrChange w:id="1718" w:author="Marcus Fernandes" w:date="2021-07-24T21:27:00Z">
          <w:pPr>
            <w:pStyle w:val="Recuodecorpodetexto"/>
            <w:jc w:val="both"/>
          </w:pPr>
        </w:pPrChange>
      </w:pPr>
      <w:del w:id="1719" w:author="Marcus Fernandes" w:date="2021-07-24T21:27:00Z">
        <w:r w:rsidRPr="002F27E2" w:rsidDel="006C4CD4">
          <w:rPr>
            <w:lang w:eastAsia="pt-BR"/>
          </w:rPr>
          <w:delText>São os requisitos que definem as facilidades de uso do sistema, o nível de consistência dos dados apresentados e de documentação.</w:delText>
        </w:r>
      </w:del>
    </w:p>
    <w:p w14:paraId="54368281" w14:textId="53226D8C" w:rsidR="004E5B00" w:rsidRDefault="004E5B00" w:rsidP="006C4CD4">
      <w:pPr>
        <w:pStyle w:val="Ttulo2"/>
        <w:rPr>
          <w:ins w:id="1720" w:author="Marcus Fernandes" w:date="2021-07-24T21:27:00Z"/>
          <w:rFonts w:ascii="Times New Roman" w:hAnsi="Times New Roman"/>
        </w:rPr>
      </w:pPr>
    </w:p>
    <w:p w14:paraId="6AD16FDE" w14:textId="77777777" w:rsidR="006C4CD4" w:rsidRPr="00CA08E6" w:rsidRDefault="006C4CD4">
      <w:pPr>
        <w:pPrChange w:id="1721" w:author="Marcus Fernandes" w:date="2021-07-24T21:27:00Z">
          <w:pPr>
            <w:pStyle w:val="PSDS-CorpodeTexto"/>
            <w:jc w:val="both"/>
          </w:pPr>
        </w:pPrChange>
      </w:pPr>
    </w:p>
    <w:p w14:paraId="4A39797C" w14:textId="259477EE" w:rsidR="004E5B00" w:rsidRPr="006C4CD4" w:rsidDel="006C4CD4" w:rsidRDefault="006C4CD4" w:rsidP="00F02D39">
      <w:pPr>
        <w:pStyle w:val="PSDS-CorpodeTexto"/>
        <w:numPr>
          <w:ilvl w:val="0"/>
          <w:numId w:val="3"/>
        </w:numPr>
        <w:jc w:val="both"/>
        <w:rPr>
          <w:del w:id="1722" w:author="Marcus Fernandes" w:date="2021-07-24T21:25:00Z"/>
          <w:rFonts w:ascii="Times New Roman" w:hAnsi="Times New Roman"/>
          <w:color w:val="000000" w:themeColor="text1"/>
          <w:rPrChange w:id="1723" w:author="Marcus Fernandes" w:date="2021-07-24T21:27:00Z">
            <w:rPr>
              <w:del w:id="1724" w:author="Marcus Fernandes" w:date="2021-07-24T21:25:00Z"/>
              <w:color w:val="000000"/>
            </w:rPr>
          </w:rPrChange>
        </w:rPr>
      </w:pPr>
      <w:ins w:id="1725" w:author="Marcus Fernandes" w:date="2021-07-24T21:25:00Z">
        <w:r w:rsidRPr="006C4CD4">
          <w:rPr>
            <w:rFonts w:ascii="Times New Roman" w:hAnsi="Times New Roman"/>
            <w:color w:val="000000" w:themeColor="text1"/>
            <w:rPrChange w:id="1726" w:author="Marcus Fernandes" w:date="2021-07-24T21:27:00Z">
              <w:rPr>
                <w:b/>
                <w:bCs/>
                <w:color w:val="000000"/>
              </w:rPr>
            </w:rPrChange>
          </w:rPr>
          <w:t>Conformidade com padrões</w:t>
        </w:r>
        <w:r w:rsidRPr="006C4CD4">
          <w:rPr>
            <w:rFonts w:ascii="Times New Roman" w:hAnsi="Times New Roman"/>
            <w:color w:val="000000" w:themeColor="text1"/>
            <w:rPrChange w:id="1727" w:author="Marcus Fernandes" w:date="2021-07-24T21:27:00Z">
              <w:rPr>
                <w:color w:val="000000"/>
              </w:rPr>
            </w:rPrChange>
          </w:rPr>
          <w:t xml:space="preserve"> – O sistema segue devidamente uma padronização de formas e layouts, trazendo assim uma experiência mais familiar em sua utilização ao longo do tempo.</w:t>
        </w:r>
      </w:ins>
      <w:del w:id="1728" w:author="Marcus Fernandes" w:date="2021-07-24T21:25:00Z">
        <w:r w:rsidR="004E5B00" w:rsidRPr="006C4CD4" w:rsidDel="006C4CD4">
          <w:rPr>
            <w:color w:val="000000" w:themeColor="text1"/>
            <w:rPrChange w:id="1729" w:author="Marcus Fernandes" w:date="2021-07-24T21:27:00Z">
              <w:rPr>
                <w:b/>
                <w:bCs/>
                <w:color w:val="0070C0"/>
              </w:rPr>
            </w:rPrChange>
          </w:rPr>
          <w:delText>Conformidade com padrões</w:delText>
        </w:r>
        <w:r w:rsidR="002F27E2" w:rsidRPr="006C4CD4" w:rsidDel="006C4CD4">
          <w:rPr>
            <w:color w:val="000000" w:themeColor="text1"/>
            <w:rPrChange w:id="1730" w:author="Marcus Fernandes" w:date="2021-07-24T21:27:00Z">
              <w:rPr>
                <w:color w:val="0070C0"/>
              </w:rPr>
            </w:rPrChange>
          </w:rPr>
          <w:delText xml:space="preserve"> – O </w:delText>
        </w:r>
        <w:r w:rsidR="004E5B00" w:rsidRPr="006C4CD4" w:rsidDel="006C4CD4">
          <w:rPr>
            <w:color w:val="000000" w:themeColor="text1"/>
            <w:rPrChange w:id="1731" w:author="Marcus Fernandes" w:date="2021-07-24T21:27:00Z">
              <w:rPr>
                <w:color w:val="0070C0"/>
              </w:rPr>
            </w:rPrChange>
          </w:rPr>
          <w:delText xml:space="preserve">sistema deve seguir o padrão </w:delText>
        </w:r>
        <w:r w:rsidR="00377447" w:rsidRPr="006C4CD4" w:rsidDel="006C4CD4">
          <w:rPr>
            <w:color w:val="000000" w:themeColor="text1"/>
            <w:rPrChange w:id="1732" w:author="Marcus Fernandes" w:date="2021-07-24T21:27:00Z">
              <w:rPr>
                <w:color w:val="0070C0"/>
              </w:rPr>
            </w:rPrChange>
          </w:rPr>
          <w:delText>XYZ</w:delText>
        </w:r>
        <w:r w:rsidR="004E5B00" w:rsidRPr="006C4CD4" w:rsidDel="006C4CD4">
          <w:rPr>
            <w:color w:val="000000" w:themeColor="text1"/>
            <w:rPrChange w:id="1733" w:author="Marcus Fernandes" w:date="2021-07-24T21:27:00Z">
              <w:rPr>
                <w:color w:val="0070C0"/>
              </w:rPr>
            </w:rPrChange>
          </w:rPr>
          <w:delText xml:space="preserve"> – Qualidade de Serviços de Informação na empresa </w:delText>
        </w:r>
        <w:r w:rsidR="00377447" w:rsidRPr="006C4CD4" w:rsidDel="006C4CD4">
          <w:rPr>
            <w:color w:val="000000" w:themeColor="text1"/>
            <w:rPrChange w:id="1734" w:author="Marcus Fernandes" w:date="2021-07-24T21:27:00Z">
              <w:rPr>
                <w:color w:val="0070C0"/>
              </w:rPr>
            </w:rPrChange>
          </w:rPr>
          <w:delText>AB</w:delText>
        </w:r>
        <w:r w:rsidR="00377447" w:rsidRPr="006C4CD4" w:rsidDel="006C4CD4">
          <w:rPr>
            <w:color w:val="000000" w:themeColor="text1"/>
            <w:rPrChange w:id="1735" w:author="Marcus Fernandes" w:date="2021-07-24T21:27:00Z">
              <w:rPr>
                <w:b/>
                <w:bCs/>
                <w:color w:val="0070C0"/>
              </w:rPr>
            </w:rPrChange>
          </w:rPr>
          <w:delText>C</w:delText>
        </w:r>
        <w:r w:rsidR="004E5B00" w:rsidRPr="006C4CD4" w:rsidDel="006C4CD4">
          <w:rPr>
            <w:color w:val="000000" w:themeColor="text1"/>
            <w:rPrChange w:id="1736" w:author="Marcus Fernandes" w:date="2021-07-24T21:27:00Z">
              <w:rPr>
                <w:color w:val="0070C0"/>
              </w:rPr>
            </w:rPrChange>
          </w:rPr>
          <w:delText xml:space="preserve"> e, quando necessário, o RUP – Rational Unified Process. Estes padrões podem ser adaptados.</w:delText>
        </w:r>
      </w:del>
    </w:p>
    <w:p w14:paraId="4BC99F74" w14:textId="77777777" w:rsidR="006C4CD4" w:rsidRPr="006C4CD4" w:rsidRDefault="006C4CD4" w:rsidP="00F02D39">
      <w:pPr>
        <w:pStyle w:val="PSDS-CorpodeTexto"/>
        <w:numPr>
          <w:ilvl w:val="0"/>
          <w:numId w:val="3"/>
        </w:numPr>
        <w:jc w:val="both"/>
        <w:rPr>
          <w:ins w:id="1737" w:author="Marcus Fernandes" w:date="2021-07-24T21:25:00Z"/>
          <w:rFonts w:ascii="Times New Roman" w:hAnsi="Times New Roman"/>
          <w:color w:val="000000" w:themeColor="text1"/>
          <w:rPrChange w:id="1738" w:author="Marcus Fernandes" w:date="2021-07-24T21:27:00Z">
            <w:rPr>
              <w:ins w:id="1739" w:author="Marcus Fernandes" w:date="2021-07-24T21:25:00Z"/>
              <w:rFonts w:ascii="Times New Roman" w:hAnsi="Times New Roman"/>
              <w:color w:val="0070C0"/>
            </w:rPr>
          </w:rPrChange>
        </w:rPr>
      </w:pPr>
    </w:p>
    <w:p w14:paraId="19F67619" w14:textId="502468F9" w:rsidR="004E5B00" w:rsidRPr="006C4CD4" w:rsidDel="006C4CD4" w:rsidRDefault="0875919E" w:rsidP="00F02D39">
      <w:pPr>
        <w:pStyle w:val="PSDS-CorpodeTexto"/>
        <w:numPr>
          <w:ilvl w:val="0"/>
          <w:numId w:val="3"/>
        </w:numPr>
        <w:jc w:val="both"/>
        <w:rPr>
          <w:del w:id="1740" w:author="Marcus Fernandes" w:date="2021-07-24T21:25:00Z"/>
          <w:rFonts w:ascii="Times New Roman" w:hAnsi="Times New Roman"/>
          <w:color w:val="000000" w:themeColor="text1"/>
          <w:rPrChange w:id="1741" w:author="Marcus Fernandes" w:date="2021-07-24T21:27:00Z">
            <w:rPr>
              <w:del w:id="1742" w:author="Marcus Fernandes" w:date="2021-07-24T21:25:00Z"/>
              <w:color w:val="000000"/>
            </w:rPr>
          </w:rPrChange>
        </w:rPr>
      </w:pPr>
      <w:proofErr w:type="spellStart"/>
      <w:ins w:id="1743" w:author="Marcus Fernandes" w:date="2021-07-24T21:25:00Z">
        <w:r w:rsidRPr="0875919E">
          <w:rPr>
            <w:rFonts w:ascii="Times New Roman" w:hAnsi="Times New Roman"/>
            <w:color w:val="000000" w:themeColor="text1"/>
            <w:rPrChange w:id="1744" w:author="Marcus Fernandes" w:date="2021-07-24T21:27:00Z">
              <w:rPr>
                <w:b/>
                <w:bCs/>
                <w:color w:val="000000" w:themeColor="text1"/>
              </w:rPr>
            </w:rPrChange>
          </w:rPr>
          <w:t>Affordance</w:t>
        </w:r>
        <w:proofErr w:type="spellEnd"/>
        <w:r w:rsidRPr="0875919E">
          <w:rPr>
            <w:rFonts w:ascii="Times New Roman" w:hAnsi="Times New Roman"/>
            <w:color w:val="000000" w:themeColor="text1"/>
            <w:rPrChange w:id="1745" w:author="Marcus Fernandes" w:date="2021-07-24T21:27:00Z">
              <w:rPr>
                <w:color w:val="000000" w:themeColor="text1"/>
              </w:rPr>
            </w:rPrChange>
          </w:rPr>
          <w:t xml:space="preserve"> – Todas as formas, ícones e signos do sistema são intuitivos e se relacionam com suas funcionalidades.</w:t>
        </w:r>
      </w:ins>
      <w:del w:id="1746" w:author="Marcus Fernandes" w:date="2021-07-24T21:25:00Z">
        <w:r w:rsidR="025B807F" w:rsidRPr="0875919E" w:rsidDel="0875919E">
          <w:rPr>
            <w:color w:val="000000" w:themeColor="text1"/>
            <w:rPrChange w:id="1747" w:author="Marcus Fernandes" w:date="2021-07-24T21:27:00Z">
              <w:rPr>
                <w:b/>
                <w:bCs/>
                <w:color w:val="0070C0"/>
              </w:rPr>
            </w:rPrChange>
          </w:rPr>
          <w:delText>Nível de habilidade do usuário</w:delText>
        </w:r>
        <w:r w:rsidR="025B807F" w:rsidRPr="0875919E" w:rsidDel="0875919E">
          <w:rPr>
            <w:color w:val="000000" w:themeColor="text1"/>
            <w:rPrChange w:id="1748" w:author="Marcus Fernandes" w:date="2021-07-24T21:27:00Z">
              <w:rPr>
                <w:color w:val="0070C0"/>
              </w:rPr>
            </w:rPrChange>
          </w:rPr>
          <w:delText xml:space="preserve"> – O sistema deve atender desde ... até os funcionários da empresa AB</w:delText>
        </w:r>
        <w:r w:rsidR="025B807F" w:rsidRPr="0875919E" w:rsidDel="0875919E">
          <w:rPr>
            <w:color w:val="000000" w:themeColor="text1"/>
            <w:rPrChange w:id="1749" w:author="Marcus Fernandes" w:date="2021-07-24T21:27:00Z">
              <w:rPr>
                <w:b/>
                <w:bCs/>
                <w:color w:val="0070C0"/>
              </w:rPr>
            </w:rPrChange>
          </w:rPr>
          <w:delText>C</w:delText>
        </w:r>
        <w:r w:rsidR="025B807F" w:rsidRPr="0875919E" w:rsidDel="0875919E">
          <w:rPr>
            <w:color w:val="000000" w:themeColor="text1"/>
            <w:rPrChange w:id="1750" w:author="Marcus Fernandes" w:date="2021-07-24T21:27:00Z">
              <w:rPr>
                <w:color w:val="0070C0"/>
              </w:rPr>
            </w:rPrChange>
          </w:rPr>
          <w:delText>,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delText>
        </w:r>
      </w:del>
    </w:p>
    <w:p w14:paraId="1FDBF392" w14:textId="77777777" w:rsidR="006C4CD4" w:rsidRPr="006C4CD4" w:rsidRDefault="006C4CD4" w:rsidP="00F02D39">
      <w:pPr>
        <w:pStyle w:val="PSDS-CorpodeTexto"/>
        <w:numPr>
          <w:ilvl w:val="0"/>
          <w:numId w:val="3"/>
        </w:numPr>
        <w:jc w:val="both"/>
        <w:rPr>
          <w:ins w:id="1751" w:author="Marcus Fernandes" w:date="2021-07-24T21:26:00Z"/>
          <w:rFonts w:ascii="Times New Roman" w:hAnsi="Times New Roman"/>
          <w:color w:val="000000" w:themeColor="text1"/>
          <w:rPrChange w:id="1752" w:author="Marcus Fernandes" w:date="2021-07-24T21:27:00Z">
            <w:rPr>
              <w:ins w:id="1753" w:author="Marcus Fernandes" w:date="2021-07-24T21:26:00Z"/>
              <w:rFonts w:ascii="Times New Roman" w:hAnsi="Times New Roman"/>
              <w:color w:val="0070C0"/>
            </w:rPr>
          </w:rPrChange>
        </w:rPr>
      </w:pPr>
    </w:p>
    <w:p w14:paraId="1F1D4DB6" w14:textId="6110031F" w:rsidR="004E5B00" w:rsidRPr="006C4CD4" w:rsidDel="006C4CD4" w:rsidRDefault="0875919E" w:rsidP="00F02D39">
      <w:pPr>
        <w:pStyle w:val="PSDS-CorpodeTexto"/>
        <w:numPr>
          <w:ilvl w:val="0"/>
          <w:numId w:val="3"/>
        </w:numPr>
        <w:jc w:val="both"/>
        <w:rPr>
          <w:del w:id="1754" w:author="Marcus Fernandes" w:date="2021-07-24T21:26:00Z"/>
          <w:rFonts w:ascii="Times New Roman" w:hAnsi="Times New Roman"/>
          <w:color w:val="000000" w:themeColor="text1"/>
          <w:rPrChange w:id="1755" w:author="Marcus Fernandes" w:date="2021-07-24T21:27:00Z">
            <w:rPr>
              <w:del w:id="1756" w:author="Marcus Fernandes" w:date="2021-07-24T21:26:00Z"/>
              <w:color w:val="000000"/>
            </w:rPr>
          </w:rPrChange>
        </w:rPr>
      </w:pPr>
      <w:ins w:id="1757" w:author="Marcus Fernandes" w:date="2021-07-24T21:26:00Z">
        <w:r w:rsidRPr="0875919E">
          <w:rPr>
            <w:rFonts w:ascii="Times New Roman" w:hAnsi="Times New Roman"/>
            <w:color w:val="000000" w:themeColor="text1"/>
            <w:rPrChange w:id="1758" w:author="Marcus Fernandes" w:date="2021-07-24T21:27:00Z">
              <w:rPr>
                <w:b/>
                <w:bCs/>
                <w:color w:val="000000" w:themeColor="text1"/>
              </w:rPr>
            </w:rPrChange>
          </w:rPr>
          <w:t>Comunicabilidade</w:t>
        </w:r>
        <w:r w:rsidRPr="0875919E">
          <w:rPr>
            <w:rFonts w:ascii="Times New Roman" w:hAnsi="Times New Roman"/>
            <w:color w:val="000000" w:themeColor="text1"/>
            <w:rPrChange w:id="1759" w:author="Marcus Fernandes" w:date="2021-07-24T21:27:00Z">
              <w:rPr>
                <w:color w:val="000000" w:themeColor="text1"/>
              </w:rPr>
            </w:rPrChange>
          </w:rPr>
          <w:t xml:space="preserve"> – A interface comunica com o usuário a lógica do design, permitindo que o usuário tire um melhor proveito do sistema por meio de sua simplicidade e clareza na disposição de itens na tela.</w:t>
        </w:r>
      </w:ins>
      <w:del w:id="1760" w:author="Marcus Fernandes" w:date="2021-07-24T21:26:00Z">
        <w:r w:rsidR="025B807F" w:rsidRPr="0875919E" w:rsidDel="0875919E">
          <w:rPr>
            <w:color w:val="000000" w:themeColor="text1"/>
            <w:rPrChange w:id="1761" w:author="Marcus Fernandes" w:date="2021-07-24T21:27:00Z">
              <w:rPr>
                <w:b/>
                <w:bCs/>
                <w:color w:val="0070C0"/>
              </w:rPr>
            </w:rPrChange>
          </w:rPr>
          <w:delText>Presença de ferramentas de auxílio</w:delText>
        </w:r>
        <w:r w:rsidR="025B807F" w:rsidRPr="0875919E" w:rsidDel="0875919E">
          <w:rPr>
            <w:color w:val="000000" w:themeColor="text1"/>
            <w:rPrChange w:id="1762" w:author="Marcus Fernandes" w:date="2021-07-24T21:27:00Z">
              <w:rPr>
                <w:color w:val="0070C0"/>
              </w:rPr>
            </w:rPrChange>
          </w:rPr>
          <w:delText xml:space="preserve"> – O sistema deve prover ao usuário helps on-line, menus, tool tips, enfim, documentação com o intuito de auxiliar em sua utilização.</w:delText>
        </w:r>
      </w:del>
    </w:p>
    <w:p w14:paraId="3E54B3B3" w14:textId="77777777" w:rsidR="006C4CD4" w:rsidRPr="006C4CD4" w:rsidRDefault="006C4CD4" w:rsidP="00F02D39">
      <w:pPr>
        <w:pStyle w:val="PSDS-CorpodeTexto"/>
        <w:numPr>
          <w:ilvl w:val="0"/>
          <w:numId w:val="3"/>
        </w:numPr>
        <w:jc w:val="both"/>
        <w:rPr>
          <w:ins w:id="1763" w:author="Marcus Fernandes" w:date="2021-07-24T21:26:00Z"/>
          <w:rFonts w:ascii="Times New Roman" w:hAnsi="Times New Roman"/>
          <w:color w:val="000000" w:themeColor="text1"/>
          <w:rPrChange w:id="1764" w:author="Marcus Fernandes" w:date="2021-07-24T21:27:00Z">
            <w:rPr>
              <w:ins w:id="1765" w:author="Marcus Fernandes" w:date="2021-07-24T21:26:00Z"/>
              <w:rFonts w:ascii="Times New Roman" w:hAnsi="Times New Roman"/>
              <w:color w:val="0070C0"/>
            </w:rPr>
          </w:rPrChange>
        </w:rPr>
      </w:pPr>
    </w:p>
    <w:p w14:paraId="423B1489" w14:textId="26DCBB24" w:rsidR="004E5B00" w:rsidRPr="006C4CD4" w:rsidDel="006C4CD4" w:rsidRDefault="0875919E" w:rsidP="00F02D39">
      <w:pPr>
        <w:pStyle w:val="PSDS-CorpodeTexto"/>
        <w:numPr>
          <w:ilvl w:val="0"/>
          <w:numId w:val="3"/>
        </w:numPr>
        <w:jc w:val="both"/>
        <w:rPr>
          <w:del w:id="1766" w:author="Marcus Fernandes" w:date="2021-07-24T21:26:00Z"/>
          <w:rFonts w:ascii="Times New Roman" w:hAnsi="Times New Roman"/>
          <w:color w:val="000000" w:themeColor="text1"/>
          <w:rPrChange w:id="1767" w:author="Marcus Fernandes" w:date="2021-07-24T21:27:00Z">
            <w:rPr>
              <w:del w:id="1768" w:author="Marcus Fernandes" w:date="2021-07-24T21:26:00Z"/>
              <w:color w:val="000000"/>
            </w:rPr>
          </w:rPrChange>
        </w:rPr>
      </w:pPr>
      <w:ins w:id="1769" w:author="Marcus Fernandes" w:date="2021-07-24T21:26:00Z">
        <w:r w:rsidRPr="0875919E">
          <w:rPr>
            <w:rFonts w:ascii="Times New Roman" w:hAnsi="Times New Roman"/>
            <w:color w:val="000000" w:themeColor="text1"/>
            <w:rPrChange w:id="1770" w:author="Marcus Fernandes" w:date="2021-07-24T21:27:00Z">
              <w:rPr>
                <w:b/>
                <w:bCs/>
                <w:color w:val="000000" w:themeColor="text1"/>
              </w:rPr>
            </w:rPrChange>
          </w:rPr>
          <w:t>Acessibilidade</w:t>
        </w:r>
        <w:r w:rsidRPr="0875919E">
          <w:rPr>
            <w:rFonts w:ascii="Times New Roman" w:hAnsi="Times New Roman"/>
            <w:color w:val="000000" w:themeColor="text1"/>
            <w:rPrChange w:id="1771" w:author="Marcus Fernandes" w:date="2021-07-24T21:27:00Z">
              <w:rPr>
                <w:color w:val="000000" w:themeColor="text1"/>
              </w:rPr>
            </w:rPrChange>
          </w:rPr>
          <w:t xml:space="preserve"> – Permite que o usuário interaja com o sistema de forma fluída sem demais obstáculos na realização das etapas desejadas.</w:t>
        </w:r>
      </w:ins>
      <w:del w:id="1772" w:author="Marcus Fernandes" w:date="2021-07-24T21:26:00Z">
        <w:r w:rsidR="025B807F" w:rsidRPr="0875919E" w:rsidDel="0875919E">
          <w:rPr>
            <w:color w:val="000000" w:themeColor="text1"/>
            <w:rPrChange w:id="1773" w:author="Marcus Fernandes" w:date="2021-07-24T21:27:00Z">
              <w:rPr>
                <w:b/>
                <w:bCs/>
                <w:color w:val="0070C0"/>
              </w:rPr>
            </w:rPrChange>
          </w:rPr>
          <w:delText>Treinamento</w:delText>
        </w:r>
        <w:r w:rsidR="025B807F" w:rsidRPr="0875919E" w:rsidDel="0875919E">
          <w:rPr>
            <w:color w:val="000000" w:themeColor="text1"/>
            <w:rPrChange w:id="1774" w:author="Marcus Fernandes" w:date="2021-07-24T21:27:00Z">
              <w:rPr>
                <w:color w:val="0070C0"/>
              </w:rPr>
            </w:rPrChange>
          </w:rPr>
          <w:delText xml:space="preserve"> – Haverá necessidade de treinamento para usuários com variados níveis de habilidade, desde ... até analistas, supervisores e gerentes de risco da empresa AB</w:delText>
        </w:r>
        <w:r w:rsidR="025B807F" w:rsidRPr="0875919E" w:rsidDel="0875919E">
          <w:rPr>
            <w:color w:val="000000" w:themeColor="text1"/>
            <w:rPrChange w:id="1775" w:author="Marcus Fernandes" w:date="2021-07-24T21:27:00Z">
              <w:rPr>
                <w:b/>
                <w:bCs/>
                <w:color w:val="0070C0"/>
              </w:rPr>
            </w:rPrChange>
          </w:rPr>
          <w:delText>C</w:delText>
        </w:r>
        <w:r w:rsidR="025B807F" w:rsidRPr="0875919E" w:rsidDel="0875919E">
          <w:rPr>
            <w:color w:val="000000" w:themeColor="text1"/>
            <w:rPrChange w:id="1776" w:author="Marcus Fernandes" w:date="2021-07-24T21:27:00Z">
              <w:rPr>
                <w:color w:val="0070C0"/>
              </w:rPr>
            </w:rPrChange>
          </w:rPr>
          <w:delText>. Assim, haverá necessidade de treinamento para os variados níveis, que serão identificados na próxima fase.</w:delText>
        </w:r>
      </w:del>
    </w:p>
    <w:p w14:paraId="7D040F45" w14:textId="77777777" w:rsidR="006C4CD4" w:rsidRPr="006C4CD4" w:rsidRDefault="006C4CD4" w:rsidP="00F02D39">
      <w:pPr>
        <w:pStyle w:val="PSDS-CorpodeTexto"/>
        <w:numPr>
          <w:ilvl w:val="0"/>
          <w:numId w:val="3"/>
        </w:numPr>
        <w:jc w:val="both"/>
        <w:rPr>
          <w:ins w:id="1777" w:author="Marcus Fernandes" w:date="2021-07-24T21:26:00Z"/>
          <w:rFonts w:ascii="Times New Roman" w:hAnsi="Times New Roman"/>
          <w:color w:val="000000" w:themeColor="text1"/>
          <w:rPrChange w:id="1778" w:author="Marcus Fernandes" w:date="2021-07-24T21:27:00Z">
            <w:rPr>
              <w:ins w:id="1779" w:author="Marcus Fernandes" w:date="2021-07-24T21:26:00Z"/>
              <w:rFonts w:ascii="Times New Roman" w:hAnsi="Times New Roman"/>
              <w:color w:val="0070C0"/>
            </w:rPr>
          </w:rPrChange>
        </w:rPr>
      </w:pPr>
    </w:p>
    <w:p w14:paraId="6F8FA84E" w14:textId="082A5600" w:rsidR="004E5B00" w:rsidRPr="006C4CD4" w:rsidDel="006C4CD4" w:rsidRDefault="004E5B00" w:rsidP="002636B8">
      <w:pPr>
        <w:pStyle w:val="PSDS-CorpodeTexto"/>
        <w:numPr>
          <w:ilvl w:val="0"/>
          <w:numId w:val="3"/>
        </w:numPr>
        <w:jc w:val="both"/>
        <w:rPr>
          <w:del w:id="1780" w:author="Marcus Fernandes" w:date="2021-07-24T21:26:00Z"/>
          <w:rFonts w:ascii="Times New Roman" w:hAnsi="Times New Roman"/>
          <w:color w:val="000000" w:themeColor="text1"/>
          <w:rPrChange w:id="1781" w:author="Marcus Fernandes" w:date="2021-07-24T21:27:00Z">
            <w:rPr>
              <w:del w:id="1782" w:author="Marcus Fernandes" w:date="2021-07-24T21:26:00Z"/>
              <w:rFonts w:ascii="Times New Roman" w:hAnsi="Times New Roman"/>
              <w:color w:val="0070C0"/>
            </w:rPr>
          </w:rPrChange>
        </w:rPr>
      </w:pPr>
      <w:del w:id="1783" w:author="Marcus Fernandes" w:date="2021-07-24T21:26:00Z">
        <w:r w:rsidRPr="0875919E" w:rsidDel="0875919E">
          <w:rPr>
            <w:color w:val="000000" w:themeColor="text1"/>
            <w:rPrChange w:id="1784" w:author="Marcus Fernandes" w:date="2021-07-24T21:27:00Z">
              <w:rPr>
                <w:b/>
                <w:bCs/>
                <w:color w:val="0070C0"/>
              </w:rPr>
            </w:rPrChange>
          </w:rPr>
          <w:delText>Dicas para o Usuário</w:delText>
        </w:r>
        <w:r w:rsidRPr="0875919E" w:rsidDel="0875919E">
          <w:rPr>
            <w:color w:val="000000" w:themeColor="text1"/>
            <w:rPrChange w:id="1785" w:author="Marcus Fernandes" w:date="2021-07-24T21:27:00Z">
              <w:rPr>
                <w:color w:val="0070C0"/>
              </w:rPr>
            </w:rPrChange>
          </w:rPr>
          <w:delText xml:space="preserve"> – O sistema deve fornecer orientações a respeito do significado de cada campo apresentado na tela, visando auxiliar seu preenchimento ou utilização.</w:delText>
        </w:r>
      </w:del>
    </w:p>
    <w:p w14:paraId="75389EAF" w14:textId="510576A0" w:rsidR="008C658F" w:rsidRPr="006C4CD4" w:rsidRDefault="006C4CD4" w:rsidP="002636B8">
      <w:pPr>
        <w:pStyle w:val="PSDS-CorpodeTexto"/>
        <w:numPr>
          <w:ilvl w:val="0"/>
          <w:numId w:val="3"/>
        </w:numPr>
        <w:jc w:val="both"/>
        <w:rPr>
          <w:ins w:id="1786" w:author="Marcus Fernandes" w:date="2021-07-24T21:27:00Z"/>
          <w:rFonts w:ascii="Times New Roman" w:hAnsi="Times New Roman"/>
          <w:color w:val="000000" w:themeColor="text1"/>
          <w:rPrChange w:id="1787" w:author="Marcus Fernandes" w:date="2021-07-24T21:27:00Z">
            <w:rPr>
              <w:ins w:id="1788" w:author="Marcus Fernandes" w:date="2021-07-24T21:27:00Z"/>
              <w:color w:val="000000"/>
            </w:rPr>
          </w:rPrChange>
        </w:rPr>
      </w:pPr>
      <w:ins w:id="1789" w:author="Marcus Fernandes" w:date="2021-07-24T21:26:00Z">
        <w:r w:rsidRPr="006C4CD4">
          <w:rPr>
            <w:rFonts w:ascii="Times New Roman" w:hAnsi="Times New Roman"/>
            <w:color w:val="000000" w:themeColor="text1"/>
            <w:rPrChange w:id="1790" w:author="Marcus Fernandes" w:date="2021-07-24T21:27:00Z">
              <w:rPr>
                <w:b/>
                <w:bCs/>
                <w:color w:val="000000"/>
              </w:rPr>
            </w:rPrChange>
          </w:rPr>
          <w:t>Nível de habilidade do usuário</w:t>
        </w:r>
        <w:r w:rsidRPr="006C4CD4">
          <w:rPr>
            <w:rFonts w:ascii="Times New Roman" w:hAnsi="Times New Roman"/>
            <w:color w:val="000000" w:themeColor="text1"/>
            <w:rPrChange w:id="1791" w:author="Marcus Fernandes" w:date="2021-07-24T21:27:00Z">
              <w:rPr>
                <w:color w:val="000000"/>
              </w:rPr>
            </w:rPrChange>
          </w:rPr>
          <w:t xml:space="preserve"> – O sistema deve atender desde novos funcionários </w:t>
        </w:r>
      </w:ins>
      <w:ins w:id="1792" w:author="Marcus Fernandes" w:date="2021-07-24T21:27:00Z">
        <w:r w:rsidRPr="006C4CD4">
          <w:rPr>
            <w:rFonts w:ascii="Times New Roman" w:hAnsi="Times New Roman"/>
            <w:color w:val="000000" w:themeColor="text1"/>
            <w:rPrChange w:id="1793" w:author="Marcus Fernandes" w:date="2021-07-24T21:27:00Z">
              <w:rPr>
                <w:color w:val="000000"/>
              </w:rPr>
            </w:rPrChange>
          </w:rPr>
          <w:t>até funcionários</w:t>
        </w:r>
      </w:ins>
      <w:ins w:id="1794" w:author="Marcus Fernandes" w:date="2021-07-24T21:26:00Z">
        <w:r w:rsidRPr="006C4CD4">
          <w:rPr>
            <w:rFonts w:ascii="Times New Roman" w:hAnsi="Times New Roman"/>
            <w:color w:val="000000" w:themeColor="text1"/>
            <w:rPrChange w:id="1795" w:author="Marcus Fernandes" w:date="2021-07-24T21:27:00Z">
              <w:rPr>
                <w:color w:val="000000"/>
              </w:rPr>
            </w:rPrChange>
          </w:rPr>
          <w:t xml:space="preserve"> seniores da empresa Cuide-se,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t>
        </w:r>
      </w:ins>
    </w:p>
    <w:p w14:paraId="7E49FBC2" w14:textId="328304FE" w:rsidR="006C4CD4" w:rsidRPr="005A10B6" w:rsidRDefault="025B807F">
      <w:pPr>
        <w:pStyle w:val="PSDS-CorpodeTexto"/>
        <w:numPr>
          <w:ilvl w:val="0"/>
          <w:numId w:val="3"/>
        </w:numPr>
        <w:jc w:val="both"/>
        <w:rPr>
          <w:ins w:id="1796" w:author="Marcus Fernandes" w:date="2021-08-17T20:33:00Z"/>
          <w:color w:val="000000" w:themeColor="text1"/>
          <w:rPrChange w:id="1797" w:author="Marcus Fernandes" w:date="2021-08-17T20:33:00Z">
            <w:rPr>
              <w:ins w:id="1798" w:author="Marcus Fernandes" w:date="2021-08-17T20:33:00Z"/>
              <w:rFonts w:ascii="Times New Roman" w:hAnsi="Times New Roman"/>
              <w:color w:val="000000" w:themeColor="text1"/>
            </w:rPr>
          </w:rPrChange>
        </w:rPr>
      </w:pPr>
      <w:ins w:id="1799" w:author="Marcus Fernandes" w:date="2021-07-24T21:27:00Z">
        <w:r w:rsidRPr="025B807F">
          <w:rPr>
            <w:rFonts w:ascii="Times New Roman" w:hAnsi="Times New Roman"/>
            <w:color w:val="000000" w:themeColor="text1"/>
            <w:rPrChange w:id="1800" w:author="Marcus Fernandes" w:date="2021-07-24T21:27:00Z">
              <w:rPr>
                <w:rFonts w:ascii="Times New Roman" w:hAnsi="Times New Roman"/>
                <w:b/>
                <w:bCs/>
                <w:color w:val="000000" w:themeColor="text1"/>
                <w:lang w:eastAsia="en-US"/>
              </w:rPr>
            </w:rPrChange>
          </w:rPr>
          <w:t>Treinamento</w:t>
        </w:r>
        <w:r w:rsidRPr="025B807F">
          <w:rPr>
            <w:rFonts w:ascii="Times New Roman" w:hAnsi="Times New Roman"/>
            <w:color w:val="000000" w:themeColor="text1"/>
            <w:rPrChange w:id="1801" w:author="Marcus Fernandes" w:date="2021-07-24T21:27:00Z">
              <w:rPr>
                <w:rFonts w:ascii="Times New Roman" w:hAnsi="Times New Roman"/>
                <w:color w:val="000000" w:themeColor="text1"/>
                <w:lang w:eastAsia="en-US"/>
              </w:rPr>
            </w:rPrChange>
          </w:rPr>
          <w:t xml:space="preserve"> – Haverá necessidade de um treinamento básico para usuários com variados níveis de habilidades, desde funcionários novatos até funcionários seniores.</w:t>
        </w:r>
      </w:ins>
    </w:p>
    <w:p w14:paraId="67635DA9" w14:textId="3BBA67D0" w:rsidR="005A10B6" w:rsidRDefault="005A10B6" w:rsidP="005A10B6">
      <w:pPr>
        <w:pStyle w:val="PSDS-CorpodeTexto"/>
        <w:ind w:left="1428"/>
        <w:jc w:val="both"/>
        <w:rPr>
          <w:ins w:id="1802" w:author="Marcus Fernandes" w:date="2021-08-17T20:33:00Z"/>
          <w:rFonts w:ascii="Times New Roman" w:hAnsi="Times New Roman"/>
          <w:color w:val="000000" w:themeColor="text1"/>
        </w:rPr>
      </w:pPr>
    </w:p>
    <w:p w14:paraId="792D6203" w14:textId="77777777" w:rsidR="005A10B6" w:rsidRPr="006C4CD4" w:rsidRDefault="005A10B6">
      <w:pPr>
        <w:pStyle w:val="PSDS-CorpodeTexto"/>
        <w:ind w:left="1428"/>
        <w:jc w:val="both"/>
        <w:rPr>
          <w:color w:val="000000" w:themeColor="text1"/>
          <w:rPrChange w:id="1803" w:author="Marcus Fernandes" w:date="2021-07-24T21:27:00Z">
            <w:rPr/>
          </w:rPrChange>
        </w:rPr>
        <w:pPrChange w:id="1804" w:author="Marcus Fernandes" w:date="2021-08-17T20:33:00Z">
          <w:pPr/>
        </w:pPrChange>
      </w:pPr>
    </w:p>
    <w:p w14:paraId="182CA493" w14:textId="77FD22D2" w:rsidR="003A1D2A" w:rsidDel="00304283" w:rsidRDefault="0875919E">
      <w:pPr>
        <w:pStyle w:val="Ttulo2"/>
        <w:rPr>
          <w:del w:id="1805" w:author="Marcus Fernandes" w:date="2021-07-24T21:29:00Z"/>
        </w:rPr>
      </w:pPr>
      <w:bookmarkStart w:id="1806" w:name="_Toc21111881"/>
      <w:r>
        <w:lastRenderedPageBreak/>
        <w:t>Confiabilidade</w:t>
      </w:r>
      <w:bookmarkEnd w:id="1806"/>
    </w:p>
    <w:p w14:paraId="03B25EC4" w14:textId="42D34E13" w:rsidR="003A1D2A" w:rsidRPr="00DF2998" w:rsidDel="00304283" w:rsidRDefault="003A1D2A">
      <w:pPr>
        <w:pStyle w:val="Ttulo2"/>
        <w:rPr>
          <w:del w:id="1807" w:author="Marcus Fernandes" w:date="2021-07-24T21:29:00Z"/>
          <w:rFonts w:ascii="Times New Roman" w:hAnsi="Times New Roman"/>
        </w:rPr>
        <w:pPrChange w:id="1808" w:author="Marcus Fernandes" w:date="2021-07-24T21:29:00Z">
          <w:pPr>
            <w:pStyle w:val="PSDS-CorpodeTexto"/>
            <w:ind w:left="708"/>
            <w:jc w:val="both"/>
          </w:pPr>
        </w:pPrChange>
      </w:pPr>
      <w:del w:id="1809" w:author="Marcus Fernandes" w:date="2021-07-24T21:29:00Z">
        <w:r w:rsidRPr="0875919E" w:rsidDel="0875919E">
          <w:rPr>
            <w:rFonts w:ascii="Times New Roman" w:hAnsi="Times New Roman"/>
          </w:rPr>
          <w:delText>São os requisitos que definem a confiabilidade do sistema. Englobam aspectos como previsibilidade, acurácia de resultados, tolerância a falhas, recuperabilidade, dentre outros.</w:delText>
        </w:r>
      </w:del>
    </w:p>
    <w:p w14:paraId="6CEA43FE" w14:textId="3F66F7F5" w:rsidR="003A1D2A" w:rsidRDefault="003A1D2A" w:rsidP="00304283">
      <w:pPr>
        <w:pStyle w:val="Ttulo2"/>
        <w:rPr>
          <w:ins w:id="1810" w:author="Marcus Fernandes" w:date="2021-07-24T21:29:00Z"/>
          <w:rFonts w:ascii="Times New Roman" w:hAnsi="Times New Roman"/>
        </w:rPr>
      </w:pPr>
    </w:p>
    <w:p w14:paraId="6C434FA9" w14:textId="77777777" w:rsidR="00304283" w:rsidRPr="00CA08E6" w:rsidRDefault="00304283">
      <w:pPr>
        <w:pPrChange w:id="1811" w:author="Marcus Fernandes" w:date="2021-07-24T21:29:00Z">
          <w:pPr>
            <w:pStyle w:val="PSDS-CorpodeTexto"/>
            <w:ind w:left="624"/>
            <w:jc w:val="both"/>
          </w:pPr>
        </w:pPrChange>
      </w:pPr>
    </w:p>
    <w:p w14:paraId="723F495A" w14:textId="1E47B353" w:rsidR="003A1D2A" w:rsidRPr="00304283" w:rsidDel="006C4CD4" w:rsidRDefault="002B3B48" w:rsidP="00F02D39">
      <w:pPr>
        <w:pStyle w:val="PSDS-CorpodeTexto"/>
        <w:numPr>
          <w:ilvl w:val="0"/>
          <w:numId w:val="4"/>
        </w:numPr>
        <w:jc w:val="both"/>
        <w:rPr>
          <w:del w:id="1812" w:author="Marcus Fernandes" w:date="2021-07-24T21:27:00Z"/>
          <w:rFonts w:ascii="Times New Roman" w:hAnsi="Times New Roman"/>
          <w:color w:val="000000" w:themeColor="text1"/>
          <w:rPrChange w:id="1813" w:author="Marcus Fernandes" w:date="2021-07-24T21:29:00Z">
            <w:rPr>
              <w:del w:id="1814" w:author="Marcus Fernandes" w:date="2021-07-24T21:27:00Z"/>
              <w:color w:val="000000"/>
            </w:rPr>
          </w:rPrChange>
        </w:rPr>
      </w:pPr>
      <w:ins w:id="1815" w:author="Marcus Fernandes" w:date="2021-07-27T19:46:00Z">
        <w:r w:rsidRPr="002B3B48">
          <w:rPr>
            <w:rFonts w:ascii="Times New Roman" w:hAnsi="Times New Roman"/>
            <w:b/>
            <w:bCs/>
            <w:color w:val="000000" w:themeColor="text1"/>
            <w:rPrChange w:id="1816" w:author="Marcus Fernandes" w:date="2021-07-27T19:46:00Z">
              <w:rPr>
                <w:b/>
                <w:bCs/>
                <w:color w:val="000000"/>
              </w:rPr>
            </w:rPrChange>
          </w:rPr>
          <w:t>Integridade dos dados</w:t>
        </w:r>
        <w:r w:rsidRPr="002B3B48">
          <w:rPr>
            <w:rFonts w:ascii="Times New Roman" w:hAnsi="Times New Roman"/>
            <w:color w:val="000000" w:themeColor="text1"/>
            <w:rPrChange w:id="1817" w:author="Marcus Fernandes" w:date="2021-07-27T19:46:00Z">
              <w:rPr>
                <w:color w:val="000000"/>
              </w:rPr>
            </w:rPrChange>
          </w:rPr>
          <w:t xml:space="preserve"> - O sistema deve manter a integridade dos dados residentes em um banco de dados, assim sendo necessário mantê-lo com integridade.</w:t>
        </w:r>
      </w:ins>
      <w:del w:id="1818" w:author="Marcus Fernandes" w:date="2021-07-24T21:27:00Z">
        <w:r w:rsidR="003A1D2A" w:rsidRPr="00304283" w:rsidDel="006C4CD4">
          <w:rPr>
            <w:color w:val="000000" w:themeColor="text1"/>
            <w:rPrChange w:id="1819" w:author="Marcus Fernandes" w:date="2021-07-24T21:29:00Z">
              <w:rPr>
                <w:b/>
                <w:bCs/>
                <w:color w:val="0070C0"/>
              </w:rPr>
            </w:rPrChange>
          </w:rPr>
          <w:delText>Integridade dos dados</w:delText>
        </w:r>
        <w:r w:rsidR="003A1D2A" w:rsidRPr="00304283" w:rsidDel="006C4CD4">
          <w:rPr>
            <w:color w:val="000000" w:themeColor="text1"/>
            <w:rPrChange w:id="1820" w:author="Marcus Fernandes" w:date="2021-07-24T21:29:00Z">
              <w:rPr>
                <w:color w:val="0070C0"/>
              </w:rPr>
            </w:rPrChange>
          </w:rPr>
          <w:delText xml:space="preserve"> – O sistema deve manter a integridade dos dados residentes nas estações servidoras e também nas aplicações clientes para cadastros que são realizados off-line e depois transmitidos em lotes para as estações servidoras. Assim, é necessário manter, com integridade, as bases de dados centrais (estações servidoras) e locais (aplicações cliente).</w:delText>
        </w:r>
      </w:del>
    </w:p>
    <w:p w14:paraId="18DD4843" w14:textId="77777777" w:rsidR="006C4CD4" w:rsidRPr="00304283" w:rsidRDefault="006C4CD4" w:rsidP="00F02D39">
      <w:pPr>
        <w:pStyle w:val="PSDS-CorpodeTexto"/>
        <w:numPr>
          <w:ilvl w:val="0"/>
          <w:numId w:val="4"/>
        </w:numPr>
        <w:jc w:val="both"/>
        <w:rPr>
          <w:ins w:id="1821" w:author="Marcus Fernandes" w:date="2021-07-24T21:27:00Z"/>
          <w:rFonts w:ascii="Times New Roman" w:hAnsi="Times New Roman"/>
          <w:color w:val="000000" w:themeColor="text1"/>
          <w:rPrChange w:id="1822" w:author="Marcus Fernandes" w:date="2021-07-24T21:29:00Z">
            <w:rPr>
              <w:ins w:id="1823" w:author="Marcus Fernandes" w:date="2021-07-24T21:27:00Z"/>
              <w:rFonts w:ascii="Times New Roman" w:hAnsi="Times New Roman"/>
              <w:color w:val="0070C0"/>
            </w:rPr>
          </w:rPrChange>
        </w:rPr>
      </w:pPr>
    </w:p>
    <w:p w14:paraId="00EDF90F" w14:textId="08BCC42E" w:rsidR="003A1D2A" w:rsidRPr="00304283" w:rsidDel="006C4CD4" w:rsidRDefault="0875919E" w:rsidP="00F02D39">
      <w:pPr>
        <w:pStyle w:val="PSDS-MarcadoresCorpodeTexto"/>
        <w:numPr>
          <w:ilvl w:val="0"/>
          <w:numId w:val="4"/>
        </w:numPr>
        <w:jc w:val="both"/>
        <w:rPr>
          <w:del w:id="1824" w:author="Marcus Fernandes" w:date="2021-07-24T21:28:00Z"/>
          <w:rFonts w:ascii="Times New Roman" w:hAnsi="Times New Roman"/>
          <w:color w:val="000000" w:themeColor="text1"/>
          <w:rPrChange w:id="1825" w:author="Marcus Fernandes" w:date="2021-07-24T21:29:00Z">
            <w:rPr>
              <w:del w:id="1826" w:author="Marcus Fernandes" w:date="2021-07-24T21:28:00Z"/>
              <w:color w:val="000000"/>
            </w:rPr>
          </w:rPrChange>
        </w:rPr>
      </w:pPr>
      <w:ins w:id="1827" w:author="Marcus Fernandes" w:date="2021-07-24T21:28:00Z">
        <w:r w:rsidRPr="0875919E">
          <w:rPr>
            <w:rFonts w:ascii="Times New Roman" w:hAnsi="Times New Roman"/>
            <w:b/>
            <w:bCs/>
            <w:color w:val="000000" w:themeColor="text1"/>
            <w:rPrChange w:id="1828" w:author="Marcus Fernandes" w:date="2021-07-27T19:47:00Z">
              <w:rPr>
                <w:b/>
                <w:bCs/>
                <w:color w:val="000000" w:themeColor="text1"/>
              </w:rPr>
            </w:rPrChange>
          </w:rPr>
          <w:t>Performance</w:t>
        </w:r>
        <w:r w:rsidRPr="0875919E">
          <w:rPr>
            <w:rFonts w:ascii="Times New Roman" w:hAnsi="Times New Roman"/>
            <w:color w:val="000000" w:themeColor="text1"/>
            <w:rPrChange w:id="1829" w:author="Marcus Fernandes" w:date="2021-07-24T21:29:00Z">
              <w:rPr>
                <w:b/>
                <w:bCs/>
                <w:color w:val="000000" w:themeColor="text1"/>
              </w:rPr>
            </w:rPrChange>
          </w:rPr>
          <w:t xml:space="preserve"> </w:t>
        </w:r>
        <w:r w:rsidRPr="0875919E">
          <w:rPr>
            <w:rFonts w:ascii="Times New Roman" w:hAnsi="Times New Roman"/>
            <w:color w:val="000000" w:themeColor="text1"/>
            <w:rPrChange w:id="1830" w:author="Marcus Fernandes" w:date="2021-07-24T21:29:00Z">
              <w:rPr>
                <w:color w:val="000000" w:themeColor="text1"/>
              </w:rPr>
            </w:rPrChange>
          </w:rPr>
          <w:t>– O sistema contará com uma boa performance devido a forma que foi projetado, constituído por códigos limpos, otimizados, evitando repetições e declarações desnecessárias.</w:t>
        </w:r>
      </w:ins>
      <w:del w:id="1831" w:author="Marcus Fernandes" w:date="2021-07-24T21:28:00Z">
        <w:r w:rsidR="025B807F" w:rsidRPr="0875919E" w:rsidDel="0875919E">
          <w:rPr>
            <w:color w:val="000000" w:themeColor="text1"/>
            <w:rPrChange w:id="1832" w:author="Marcus Fernandes" w:date="2021-07-24T21:29:00Z">
              <w:rPr>
                <w:b/>
                <w:bCs/>
                <w:color w:val="0070C0"/>
              </w:rPr>
            </w:rPrChange>
          </w:rPr>
          <w:delText>Controle de redundância</w:delText>
        </w:r>
        <w:r w:rsidR="025B807F" w:rsidRPr="0875919E" w:rsidDel="0875919E">
          <w:rPr>
            <w:color w:val="000000" w:themeColor="text1"/>
            <w:rPrChange w:id="1833" w:author="Marcus Fernandes" w:date="2021-07-24T21:29:00Z">
              <w:rPr>
                <w:color w:val="0070C0"/>
              </w:rPr>
            </w:rPrChange>
          </w:rPr>
          <w:delText xml:space="preserve"> – O sistema deve possuir controle de redundância dos dados, uma vez que muitas informações estarão duplicadas nas estações servidoras e nas aplicações clientes. Visa-se desta forma, manter as bases de dados das estações servidoras e as bases de dados das aplicações clientes atualizadas e sincronizadas.</w:delText>
        </w:r>
      </w:del>
    </w:p>
    <w:p w14:paraId="4CBECE6F" w14:textId="77777777" w:rsidR="006C4CD4" w:rsidRPr="00304283" w:rsidRDefault="006C4CD4" w:rsidP="00F02D39">
      <w:pPr>
        <w:pStyle w:val="PSDS-CorpodeTexto"/>
        <w:numPr>
          <w:ilvl w:val="0"/>
          <w:numId w:val="4"/>
        </w:numPr>
        <w:jc w:val="both"/>
        <w:rPr>
          <w:ins w:id="1834" w:author="Marcus Fernandes" w:date="2021-07-24T21:28:00Z"/>
          <w:rFonts w:ascii="Times New Roman" w:hAnsi="Times New Roman"/>
          <w:color w:val="000000" w:themeColor="text1"/>
          <w:rPrChange w:id="1835" w:author="Marcus Fernandes" w:date="2021-07-24T21:29:00Z">
            <w:rPr>
              <w:ins w:id="1836" w:author="Marcus Fernandes" w:date="2021-07-24T21:28:00Z"/>
              <w:rFonts w:ascii="Times New Roman" w:hAnsi="Times New Roman"/>
              <w:color w:val="0070C0"/>
            </w:rPr>
          </w:rPrChange>
        </w:rPr>
      </w:pPr>
    </w:p>
    <w:p w14:paraId="44787590" w14:textId="13DE6C4C" w:rsidR="003A1D2A" w:rsidRPr="00304283" w:rsidDel="006C4CD4" w:rsidRDefault="0875919E" w:rsidP="00F02D39">
      <w:pPr>
        <w:pStyle w:val="PSDS-MarcadoresCorpodeTexto"/>
        <w:numPr>
          <w:ilvl w:val="0"/>
          <w:numId w:val="4"/>
        </w:numPr>
        <w:jc w:val="both"/>
        <w:rPr>
          <w:del w:id="1837" w:author="Marcus Fernandes" w:date="2021-07-24T21:28:00Z"/>
          <w:rFonts w:ascii="Times New Roman" w:hAnsi="Times New Roman"/>
          <w:color w:val="000000" w:themeColor="text1"/>
          <w:rPrChange w:id="1838" w:author="Marcus Fernandes" w:date="2021-07-24T21:29:00Z">
            <w:rPr>
              <w:del w:id="1839" w:author="Marcus Fernandes" w:date="2021-07-24T21:28:00Z"/>
              <w:color w:val="000000"/>
            </w:rPr>
          </w:rPrChange>
        </w:rPr>
      </w:pPr>
      <w:ins w:id="1840" w:author="Marcus Fernandes" w:date="2021-07-24T21:28:00Z">
        <w:r w:rsidRPr="0875919E">
          <w:rPr>
            <w:rFonts w:ascii="Times New Roman" w:hAnsi="Times New Roman"/>
            <w:b/>
            <w:bCs/>
            <w:color w:val="000000" w:themeColor="text1"/>
            <w:rPrChange w:id="1841" w:author="Marcus Fernandes" w:date="2021-07-27T19:47:00Z">
              <w:rPr>
                <w:b/>
                <w:bCs/>
                <w:color w:val="000000" w:themeColor="text1"/>
              </w:rPr>
            </w:rPrChange>
          </w:rPr>
          <w:t>Controle de redundância</w:t>
        </w:r>
        <w:r w:rsidRPr="0875919E">
          <w:rPr>
            <w:rFonts w:ascii="Times New Roman" w:hAnsi="Times New Roman"/>
            <w:color w:val="000000" w:themeColor="text1"/>
            <w:rPrChange w:id="1842" w:author="Marcus Fernandes" w:date="2021-07-24T21:29:00Z">
              <w:rPr>
                <w:color w:val="000000" w:themeColor="text1"/>
              </w:rPr>
            </w:rPrChange>
          </w:rPr>
          <w:t xml:space="preserve"> – O sistema deve possuir controle de redundância dos dados, onde cada produto, vendedor e administrador possuirá um identificador único.</w:t>
        </w:r>
      </w:ins>
      <w:del w:id="1843" w:author="Marcus Fernandes" w:date="2021-07-24T21:28:00Z">
        <w:r w:rsidR="025B807F" w:rsidRPr="0875919E" w:rsidDel="0875919E">
          <w:rPr>
            <w:color w:val="000000" w:themeColor="text1"/>
            <w:rPrChange w:id="1844" w:author="Marcus Fernandes" w:date="2021-07-24T21:29:00Z">
              <w:rPr>
                <w:b/>
                <w:bCs/>
                <w:color w:val="0070C0"/>
              </w:rPr>
            </w:rPrChange>
          </w:rPr>
          <w:delText>Disponibilidade</w:delText>
        </w:r>
        <w:r w:rsidR="025B807F" w:rsidRPr="0875919E" w:rsidDel="0875919E">
          <w:rPr>
            <w:color w:val="000000" w:themeColor="text1"/>
            <w:rPrChange w:id="1845" w:author="Marcus Fernandes" w:date="2021-07-24T21:29:00Z">
              <w:rPr>
                <w:color w:val="0070C0"/>
              </w:rPr>
            </w:rPrChange>
          </w:rPr>
          <w:delText xml:space="preserve"> – O sistema deve estar disponível 24 horas por dia, 7 dias por semana.</w:delText>
        </w:r>
      </w:del>
    </w:p>
    <w:p w14:paraId="56ED4AD8" w14:textId="77777777" w:rsidR="006C4CD4" w:rsidRPr="00304283" w:rsidRDefault="006C4CD4" w:rsidP="00F02D39">
      <w:pPr>
        <w:pStyle w:val="PSDS-MarcadoresCorpodeTexto"/>
        <w:numPr>
          <w:ilvl w:val="0"/>
          <w:numId w:val="4"/>
        </w:numPr>
        <w:jc w:val="both"/>
        <w:rPr>
          <w:ins w:id="1846" w:author="Marcus Fernandes" w:date="2021-07-24T21:28:00Z"/>
          <w:rFonts w:ascii="Times New Roman" w:hAnsi="Times New Roman"/>
          <w:color w:val="000000" w:themeColor="text1"/>
          <w:rPrChange w:id="1847" w:author="Marcus Fernandes" w:date="2021-07-24T21:29:00Z">
            <w:rPr>
              <w:ins w:id="1848" w:author="Marcus Fernandes" w:date="2021-07-24T21:28:00Z"/>
              <w:rFonts w:ascii="Times New Roman" w:hAnsi="Times New Roman"/>
              <w:color w:val="0070C0"/>
            </w:rPr>
          </w:rPrChange>
        </w:rPr>
      </w:pPr>
    </w:p>
    <w:p w14:paraId="5C42E93B" w14:textId="71DEC350" w:rsidR="003A1D2A" w:rsidRPr="00304283" w:rsidDel="006C4CD4" w:rsidRDefault="0875919E" w:rsidP="00F02D39">
      <w:pPr>
        <w:pStyle w:val="PSDS-MarcadoresCorpodeTexto"/>
        <w:numPr>
          <w:ilvl w:val="0"/>
          <w:numId w:val="4"/>
        </w:numPr>
        <w:jc w:val="both"/>
        <w:rPr>
          <w:del w:id="1849" w:author="Marcus Fernandes" w:date="2021-07-24T21:28:00Z"/>
          <w:rFonts w:ascii="Times New Roman" w:hAnsi="Times New Roman"/>
          <w:color w:val="000000" w:themeColor="text1"/>
          <w:rPrChange w:id="1850" w:author="Marcus Fernandes" w:date="2021-07-24T21:29:00Z">
            <w:rPr>
              <w:del w:id="1851" w:author="Marcus Fernandes" w:date="2021-07-24T21:28:00Z"/>
              <w:color w:val="000000"/>
            </w:rPr>
          </w:rPrChange>
        </w:rPr>
      </w:pPr>
      <w:ins w:id="1852" w:author="Marcus Fernandes" w:date="2021-07-24T21:28:00Z">
        <w:r w:rsidRPr="0875919E">
          <w:rPr>
            <w:rFonts w:ascii="Times New Roman" w:hAnsi="Times New Roman"/>
            <w:b/>
            <w:bCs/>
            <w:color w:val="000000" w:themeColor="text1"/>
            <w:rPrChange w:id="1853" w:author="Marcus Fernandes" w:date="2021-07-27T19:47:00Z">
              <w:rPr>
                <w:b/>
                <w:bCs/>
                <w:color w:val="000000" w:themeColor="text1"/>
              </w:rPr>
            </w:rPrChange>
          </w:rPr>
          <w:t>Disponibilidade</w:t>
        </w:r>
        <w:r w:rsidRPr="0875919E">
          <w:rPr>
            <w:rFonts w:ascii="Times New Roman" w:hAnsi="Times New Roman"/>
            <w:color w:val="000000" w:themeColor="text1"/>
            <w:rPrChange w:id="1854" w:author="Marcus Fernandes" w:date="2021-07-24T21:29:00Z">
              <w:rPr>
                <w:color w:val="000000" w:themeColor="text1"/>
              </w:rPr>
            </w:rPrChange>
          </w:rPr>
          <w:t xml:space="preserve"> – O sistema deve estar disponível 24 horas por dia, 7 dias por semana.</w:t>
        </w:r>
      </w:ins>
      <w:del w:id="1855" w:author="Marcus Fernandes" w:date="2021-07-24T21:28:00Z">
        <w:r w:rsidR="025B807F" w:rsidRPr="0875919E" w:rsidDel="0875919E">
          <w:rPr>
            <w:color w:val="000000" w:themeColor="text1"/>
            <w:rPrChange w:id="1856" w:author="Marcus Fernandes" w:date="2021-07-24T21:29:00Z">
              <w:rPr>
                <w:b/>
                <w:bCs/>
                <w:color w:val="0070C0"/>
              </w:rPr>
            </w:rPrChange>
          </w:rPr>
          <w:delText>Medidas de Tempo entre falhas</w:delText>
        </w:r>
        <w:r w:rsidR="025B807F" w:rsidRPr="0875919E" w:rsidDel="0875919E">
          <w:rPr>
            <w:color w:val="000000" w:themeColor="text1"/>
            <w:rPrChange w:id="1857" w:author="Marcus Fernandes" w:date="2021-07-24T21:29:00Z">
              <w:rPr>
                <w:color w:val="0070C0"/>
              </w:rPr>
            </w:rPrChange>
          </w:rPr>
          <w:delText xml:space="preserve"> – Pode ocorrer uma falha do sistema a cada ano. O tempo total de falha esperado no ano é de 4 horas.</w:delText>
        </w:r>
      </w:del>
    </w:p>
    <w:p w14:paraId="09F7C3EF" w14:textId="77777777" w:rsidR="006C4CD4" w:rsidRPr="00304283" w:rsidRDefault="006C4CD4" w:rsidP="00F02D39">
      <w:pPr>
        <w:pStyle w:val="PSDS-MarcadoresCorpodeTexto"/>
        <w:numPr>
          <w:ilvl w:val="0"/>
          <w:numId w:val="4"/>
        </w:numPr>
        <w:jc w:val="both"/>
        <w:rPr>
          <w:ins w:id="1858" w:author="Marcus Fernandes" w:date="2021-07-24T21:28:00Z"/>
          <w:rFonts w:ascii="Times New Roman" w:hAnsi="Times New Roman"/>
          <w:color w:val="000000" w:themeColor="text1"/>
          <w:rPrChange w:id="1859" w:author="Marcus Fernandes" w:date="2021-07-24T21:29:00Z">
            <w:rPr>
              <w:ins w:id="1860" w:author="Marcus Fernandes" w:date="2021-07-24T21:28:00Z"/>
              <w:rFonts w:ascii="Times New Roman" w:hAnsi="Times New Roman"/>
              <w:color w:val="0070C0"/>
            </w:rPr>
          </w:rPrChange>
        </w:rPr>
      </w:pPr>
    </w:p>
    <w:p w14:paraId="0DFA7286" w14:textId="56E00D48" w:rsidR="003A1D2A" w:rsidRPr="00304283" w:rsidDel="006C4CD4" w:rsidRDefault="0875919E" w:rsidP="00F02D39">
      <w:pPr>
        <w:pStyle w:val="PSDS-MarcadoresCorpodeTexto"/>
        <w:numPr>
          <w:ilvl w:val="0"/>
          <w:numId w:val="4"/>
        </w:numPr>
        <w:jc w:val="both"/>
        <w:rPr>
          <w:del w:id="1861" w:author="Marcus Fernandes" w:date="2021-07-24T21:28:00Z"/>
          <w:rFonts w:ascii="Times New Roman" w:hAnsi="Times New Roman"/>
          <w:color w:val="000000" w:themeColor="text1"/>
          <w:rPrChange w:id="1862" w:author="Marcus Fernandes" w:date="2021-07-24T21:29:00Z">
            <w:rPr>
              <w:del w:id="1863" w:author="Marcus Fernandes" w:date="2021-07-24T21:28:00Z"/>
              <w:color w:val="000000"/>
            </w:rPr>
          </w:rPrChange>
        </w:rPr>
      </w:pPr>
      <w:ins w:id="1864" w:author="Marcus Fernandes" w:date="2021-07-24T21:28:00Z">
        <w:r w:rsidRPr="0875919E">
          <w:rPr>
            <w:rFonts w:ascii="Times New Roman" w:hAnsi="Times New Roman"/>
            <w:b/>
            <w:bCs/>
            <w:color w:val="000000" w:themeColor="text1"/>
            <w:rPrChange w:id="1865" w:author="Marcus Fernandes" w:date="2021-07-27T19:47:00Z">
              <w:rPr>
                <w:b/>
                <w:bCs/>
                <w:color w:val="000000" w:themeColor="text1"/>
              </w:rPr>
            </w:rPrChange>
          </w:rPr>
          <w:t>Medidas de Tempo entre falhas</w:t>
        </w:r>
        <w:r w:rsidRPr="0875919E">
          <w:rPr>
            <w:rFonts w:ascii="Times New Roman" w:hAnsi="Times New Roman"/>
            <w:color w:val="000000" w:themeColor="text1"/>
            <w:rPrChange w:id="1866" w:author="Marcus Fernandes" w:date="2021-07-24T21:29:00Z">
              <w:rPr>
                <w:color w:val="000000" w:themeColor="text1"/>
              </w:rPr>
            </w:rPrChange>
          </w:rPr>
          <w:t xml:space="preserve"> – Indeterminado, caso ocorra um problema será acionada a equipe de reparo.</w:t>
        </w:r>
      </w:ins>
      <w:del w:id="1867" w:author="Marcus Fernandes" w:date="2021-07-24T21:28:00Z">
        <w:r w:rsidR="025B807F" w:rsidRPr="0875919E" w:rsidDel="0875919E">
          <w:rPr>
            <w:color w:val="000000" w:themeColor="text1"/>
            <w:rPrChange w:id="1868" w:author="Marcus Fernandes" w:date="2021-07-24T21:29:00Z">
              <w:rPr>
                <w:b/>
                <w:bCs/>
                <w:color w:val="0070C0"/>
              </w:rPr>
            </w:rPrChange>
          </w:rPr>
          <w:delText>Medidas de tempo de reparo</w:delText>
        </w:r>
        <w:r w:rsidR="025B807F" w:rsidRPr="0875919E" w:rsidDel="0875919E">
          <w:rPr>
            <w:color w:val="000000" w:themeColor="text1"/>
            <w:rPrChange w:id="1869" w:author="Marcus Fernandes" w:date="2021-07-24T21:29:00Z">
              <w:rPr>
                <w:color w:val="0070C0"/>
              </w:rPr>
            </w:rPrChange>
          </w:rPr>
          <w:delText xml:space="preserve"> – Após uma falha, o sistema pode permanecer indisponível, no máximo, por um período de meia hora.</w:delText>
        </w:r>
      </w:del>
    </w:p>
    <w:p w14:paraId="6C6A54A3" w14:textId="77777777" w:rsidR="006C4CD4" w:rsidRPr="00304283" w:rsidRDefault="006C4CD4" w:rsidP="00F02D39">
      <w:pPr>
        <w:pStyle w:val="PSDS-MarcadoresCorpodeTexto"/>
        <w:numPr>
          <w:ilvl w:val="0"/>
          <w:numId w:val="4"/>
        </w:numPr>
        <w:jc w:val="both"/>
        <w:rPr>
          <w:ins w:id="1870" w:author="Marcus Fernandes" w:date="2021-07-24T21:28:00Z"/>
          <w:rFonts w:ascii="Times New Roman" w:hAnsi="Times New Roman"/>
          <w:color w:val="000000" w:themeColor="text1"/>
          <w:rPrChange w:id="1871" w:author="Marcus Fernandes" w:date="2021-07-24T21:29:00Z">
            <w:rPr>
              <w:ins w:id="1872" w:author="Marcus Fernandes" w:date="2021-07-24T21:28:00Z"/>
              <w:rFonts w:ascii="Times New Roman" w:hAnsi="Times New Roman"/>
              <w:color w:val="0070C0"/>
            </w:rPr>
          </w:rPrChange>
        </w:rPr>
      </w:pPr>
    </w:p>
    <w:p w14:paraId="5C083C58" w14:textId="5C0C4298" w:rsidR="003A1D2A" w:rsidRPr="00304283" w:rsidRDefault="0875919E" w:rsidP="00F02D39">
      <w:pPr>
        <w:pStyle w:val="PSDS-MarcadoresCorpodeTexto"/>
        <w:numPr>
          <w:ilvl w:val="0"/>
          <w:numId w:val="4"/>
        </w:numPr>
        <w:jc w:val="both"/>
        <w:rPr>
          <w:rFonts w:ascii="Times New Roman" w:hAnsi="Times New Roman"/>
          <w:color w:val="000000" w:themeColor="text1"/>
          <w:rPrChange w:id="1873" w:author="Marcus Fernandes" w:date="2021-07-24T21:29:00Z">
            <w:rPr>
              <w:rFonts w:ascii="Times New Roman" w:hAnsi="Times New Roman"/>
              <w:color w:val="0070C0"/>
            </w:rPr>
          </w:rPrChange>
        </w:rPr>
      </w:pPr>
      <w:ins w:id="1874" w:author="Marcus Fernandes" w:date="2021-07-24T21:28:00Z">
        <w:r w:rsidRPr="0875919E">
          <w:rPr>
            <w:rFonts w:ascii="Times New Roman" w:hAnsi="Times New Roman"/>
            <w:b/>
            <w:bCs/>
            <w:color w:val="000000" w:themeColor="text1"/>
            <w:rPrChange w:id="1875" w:author="Marcus Fernandes" w:date="2021-07-27T19:47:00Z">
              <w:rPr>
                <w:b/>
                <w:bCs/>
                <w:color w:val="000000" w:themeColor="text1"/>
              </w:rPr>
            </w:rPrChange>
          </w:rPr>
          <w:t>Medidas de tempo de reparo</w:t>
        </w:r>
        <w:r w:rsidRPr="0875919E">
          <w:rPr>
            <w:rFonts w:ascii="Times New Roman" w:hAnsi="Times New Roman"/>
            <w:b/>
            <w:bCs/>
            <w:color w:val="000000" w:themeColor="text1"/>
            <w:rPrChange w:id="1876" w:author="Marcus Fernandes" w:date="2021-07-27T19:47:00Z">
              <w:rPr>
                <w:color w:val="000000" w:themeColor="text1"/>
              </w:rPr>
            </w:rPrChange>
          </w:rPr>
          <w:t xml:space="preserve"> </w:t>
        </w:r>
        <w:r w:rsidRPr="0875919E">
          <w:rPr>
            <w:rFonts w:ascii="Times New Roman" w:hAnsi="Times New Roman"/>
            <w:color w:val="000000" w:themeColor="text1"/>
            <w:rPrChange w:id="1877" w:author="Marcus Fernandes" w:date="2021-07-24T21:29:00Z">
              <w:rPr>
                <w:color w:val="000000" w:themeColor="text1"/>
              </w:rPr>
            </w:rPrChange>
          </w:rPr>
          <w:t>– Após uma falha, o sistema pode permanecer indisponível, no máximo, por um período de 24 horas.</w:t>
        </w:r>
      </w:ins>
      <w:del w:id="1878" w:author="Marcus Fernandes" w:date="2021-07-24T21:28:00Z">
        <w:r w:rsidR="025B807F" w:rsidRPr="0875919E" w:rsidDel="0875919E">
          <w:rPr>
            <w:rFonts w:ascii="Times New Roman" w:hAnsi="Times New Roman"/>
            <w:color w:val="000000" w:themeColor="text1"/>
            <w:rPrChange w:id="1879" w:author="Marcus Fernandes" w:date="2021-07-24T21:29:00Z">
              <w:rPr>
                <w:rFonts w:ascii="Times New Roman" w:hAnsi="Times New Roman"/>
                <w:b/>
                <w:bCs/>
                <w:color w:val="0070C0"/>
              </w:rPr>
            </w:rPrChange>
          </w:rPr>
          <w:delText>Máximo de defeitos ou Taxa de defeitos</w:delText>
        </w:r>
        <w:r w:rsidR="025B807F" w:rsidRPr="0875919E" w:rsidDel="0875919E">
          <w:rPr>
            <w:rFonts w:ascii="Times New Roman" w:hAnsi="Times New Roman"/>
            <w:color w:val="000000" w:themeColor="text1"/>
            <w:rPrChange w:id="1880" w:author="Marcus Fernandes" w:date="2021-07-24T21:29:00Z">
              <w:rPr>
                <w:rFonts w:ascii="Times New Roman" w:hAnsi="Times New Roman"/>
                <w:color w:val="0070C0"/>
              </w:rPr>
            </w:rPrChange>
          </w:rPr>
          <w:delText xml:space="preserve"> – A ser identificado na próxima fase.</w:delText>
        </w:r>
      </w:del>
    </w:p>
    <w:p w14:paraId="42FFE89D" w14:textId="1D47ACFE" w:rsidR="003A1D2A" w:rsidRPr="007B5ECC" w:rsidRDefault="003A1D2A" w:rsidP="00F02D39">
      <w:pPr>
        <w:pStyle w:val="PSDS-MarcadoresCorpodeTexto"/>
        <w:numPr>
          <w:ilvl w:val="0"/>
          <w:numId w:val="4"/>
        </w:numPr>
        <w:jc w:val="both"/>
        <w:rPr>
          <w:rFonts w:ascii="Times New Roman" w:hAnsi="Times New Roman"/>
          <w:color w:val="0070C0"/>
        </w:rPr>
      </w:pPr>
      <w:del w:id="1881" w:author="Marcus Fernandes" w:date="2021-07-24T21:29:00Z">
        <w:r w:rsidRPr="0875919E" w:rsidDel="0875919E">
          <w:rPr>
            <w:rFonts w:ascii="Times New Roman" w:hAnsi="Times New Roman"/>
            <w:b/>
            <w:bCs/>
            <w:color w:val="000000" w:themeColor="text1"/>
            <w:rPrChange w:id="1882" w:author="Marcus Fernandes" w:date="2021-07-27T19:47:00Z">
              <w:rPr>
                <w:rFonts w:ascii="Times New Roman" w:hAnsi="Times New Roman"/>
                <w:b/>
                <w:bCs/>
                <w:color w:val="0070C0"/>
              </w:rPr>
            </w:rPrChange>
          </w:rPr>
          <w:delText xml:space="preserve">Rotinas </w:delText>
        </w:r>
      </w:del>
      <w:ins w:id="1883" w:author="Marcus Fernandes" w:date="2021-07-24T21:29:00Z">
        <w:r w:rsidR="0875919E" w:rsidRPr="0875919E">
          <w:rPr>
            <w:rFonts w:ascii="Times New Roman" w:hAnsi="Times New Roman"/>
            <w:b/>
            <w:bCs/>
            <w:color w:val="000000" w:themeColor="text1"/>
            <w:rPrChange w:id="1884" w:author="Marcus Fernandes" w:date="2021-07-27T19:47:00Z">
              <w:rPr>
                <w:b/>
                <w:bCs/>
                <w:color w:val="000000" w:themeColor="text1"/>
              </w:rPr>
            </w:rPrChange>
          </w:rPr>
          <w:t>Máximo de defeitos ou Taxa de defeitos</w:t>
        </w:r>
        <w:r w:rsidR="0875919E" w:rsidRPr="0875919E">
          <w:rPr>
            <w:rFonts w:ascii="Times New Roman" w:hAnsi="Times New Roman"/>
            <w:color w:val="000000" w:themeColor="text1"/>
            <w:rPrChange w:id="1885" w:author="Marcus Fernandes" w:date="2021-07-24T21:29:00Z">
              <w:rPr>
                <w:color w:val="000000" w:themeColor="text1"/>
              </w:rPr>
            </w:rPrChange>
          </w:rPr>
          <w:t xml:space="preserve"> – Indefinido.</w:t>
        </w:r>
      </w:ins>
      <w:del w:id="1886" w:author="Marcus Fernandes" w:date="2021-07-24T21:29:00Z">
        <w:r w:rsidRPr="0875919E" w:rsidDel="0875919E">
          <w:rPr>
            <w:rFonts w:ascii="Times New Roman" w:hAnsi="Times New Roman"/>
            <w:b/>
            <w:bCs/>
            <w:color w:val="0070C0"/>
          </w:rPr>
          <w:delText xml:space="preserve">Operacionais </w:delText>
        </w:r>
        <w:r w:rsidRPr="0875919E" w:rsidDel="0875919E">
          <w:rPr>
            <w:rFonts w:ascii="Times New Roman" w:hAnsi="Times New Roman"/>
            <w:color w:val="0070C0"/>
          </w:rPr>
          <w:delText>– O backup dos dados sensíveis deve ser realizado diariamente. Será adotada a abordagem de backup incremental ou diferencial nos dias úteis e um backup total nos finais de semana. Os demais dados serão copiados de forma integral nos finais de semana. Dados sensíveis são os dados considerados imprescindíveis para operação do sistema, serão identificados na fase posterior, a fase de modelagem de dados.</w:delText>
        </w:r>
      </w:del>
    </w:p>
    <w:p w14:paraId="6E8BB768" w14:textId="77777777" w:rsidR="008C658F" w:rsidRDefault="008C658F" w:rsidP="008C658F"/>
    <w:p w14:paraId="010811F6" w14:textId="77777777" w:rsidR="003A1D2A" w:rsidRDefault="0875919E" w:rsidP="003A1D2A">
      <w:pPr>
        <w:pStyle w:val="Ttulo2"/>
      </w:pPr>
      <w:bookmarkStart w:id="1887" w:name="_Toc21111882"/>
      <w:r>
        <w:t>Desempenho</w:t>
      </w:r>
      <w:bookmarkEnd w:id="1887"/>
    </w:p>
    <w:p w14:paraId="2DA5C38A" w14:textId="750906F6" w:rsidR="003A1D2A" w:rsidRPr="00B04F48" w:rsidDel="00304283" w:rsidRDefault="003A1D2A" w:rsidP="007B5ECC">
      <w:pPr>
        <w:pStyle w:val="Recuodecorpodetexto"/>
        <w:jc w:val="both"/>
        <w:rPr>
          <w:del w:id="1888" w:author="Marcus Fernandes" w:date="2021-07-24T21:29:00Z"/>
        </w:rPr>
      </w:pPr>
      <w:del w:id="1889" w:author="Marcus Fernandes" w:date="2021-07-24T21:29:00Z">
        <w:r w:rsidRPr="00B04F48" w:rsidDel="00304283">
          <w:rPr>
            <w:i w:val="0"/>
            <w:iCs w:val="0"/>
            <w:color w:val="auto"/>
            <w:u w:val="none"/>
            <w:lang w:eastAsia="pt-BR"/>
          </w:rPr>
          <w:delText xml:space="preserve">Nesta seção são relatados os requisitos que melhor definem o desempenho do sistema. Engloba considerações sobre tempo de resposta, </w:delText>
        </w:r>
        <w:r w:rsidR="00DF2998" w:rsidRPr="00B04F48" w:rsidDel="00304283">
          <w:rPr>
            <w:i w:val="0"/>
            <w:iCs w:val="0"/>
            <w:color w:val="auto"/>
            <w:u w:val="none"/>
            <w:lang w:eastAsia="pt-BR"/>
          </w:rPr>
          <w:delText xml:space="preserve">taxa de servico, </w:delText>
        </w:r>
        <w:r w:rsidRPr="00B04F48" w:rsidDel="00304283">
          <w:rPr>
            <w:i w:val="0"/>
            <w:iCs w:val="0"/>
            <w:color w:val="auto"/>
            <w:u w:val="none"/>
            <w:lang w:eastAsia="pt-BR"/>
          </w:rPr>
          <w:delText xml:space="preserve">velocidade de processamento, eficiência, </w:delText>
        </w:r>
        <w:r w:rsidR="00DF2998" w:rsidRPr="00B04F48" w:rsidDel="00304283">
          <w:rPr>
            <w:i w:val="0"/>
            <w:iCs w:val="0"/>
            <w:color w:val="auto"/>
            <w:u w:val="none"/>
            <w:lang w:eastAsia="pt-BR"/>
          </w:rPr>
          <w:delText xml:space="preserve">precisão, </w:delText>
        </w:r>
        <w:r w:rsidRPr="00B04F48" w:rsidDel="00304283">
          <w:rPr>
            <w:i w:val="0"/>
            <w:iCs w:val="0"/>
            <w:color w:val="auto"/>
            <w:u w:val="none"/>
            <w:lang w:eastAsia="pt-BR"/>
          </w:rPr>
          <w:delText xml:space="preserve">consumo de recursos </w:delText>
        </w:r>
        <w:r w:rsidR="00DF2998" w:rsidRPr="00B04F48" w:rsidDel="00304283">
          <w:rPr>
            <w:i w:val="0"/>
            <w:iCs w:val="0"/>
            <w:color w:val="auto"/>
            <w:u w:val="none"/>
            <w:lang w:eastAsia="pt-BR"/>
          </w:rPr>
          <w:delText xml:space="preserve">computacionais </w:delText>
        </w:r>
        <w:r w:rsidRPr="00B04F48" w:rsidDel="00304283">
          <w:rPr>
            <w:i w:val="0"/>
            <w:iCs w:val="0"/>
            <w:color w:val="auto"/>
            <w:u w:val="none"/>
            <w:lang w:eastAsia="pt-BR"/>
          </w:rPr>
          <w:delText>e volume de produção</w:delText>
        </w:r>
        <w:r w:rsidR="007B5ECC" w:rsidDel="00304283">
          <w:rPr>
            <w:i w:val="0"/>
            <w:iCs w:val="0"/>
            <w:color w:val="auto"/>
            <w:u w:val="none"/>
            <w:lang w:eastAsia="pt-BR"/>
          </w:rPr>
          <w:delText>.</w:delText>
        </w:r>
      </w:del>
    </w:p>
    <w:p w14:paraId="4B4B4F50" w14:textId="77777777" w:rsidR="003A1D2A" w:rsidRPr="007B5ECC" w:rsidRDefault="003A1D2A" w:rsidP="003A1D2A">
      <w:pPr>
        <w:pStyle w:val="PSDS-CorpodeTexto"/>
        <w:ind w:left="624"/>
        <w:jc w:val="both"/>
        <w:rPr>
          <w:rFonts w:ascii="Times New Roman" w:hAnsi="Times New Roman"/>
          <w:color w:val="0070C0"/>
        </w:rPr>
      </w:pPr>
    </w:p>
    <w:p w14:paraId="232E8EA9" w14:textId="2C152DD9" w:rsidR="003A1D2A" w:rsidRPr="00304283" w:rsidDel="00304283" w:rsidRDefault="00304283" w:rsidP="00F02D39">
      <w:pPr>
        <w:pStyle w:val="PSDS-CorpodeTexto"/>
        <w:numPr>
          <w:ilvl w:val="0"/>
          <w:numId w:val="5"/>
        </w:numPr>
        <w:jc w:val="both"/>
        <w:rPr>
          <w:del w:id="1890" w:author="Marcus Fernandes" w:date="2021-07-24T21:29:00Z"/>
          <w:rFonts w:ascii="Times New Roman" w:hAnsi="Times New Roman"/>
          <w:color w:val="000000" w:themeColor="text1"/>
          <w:rPrChange w:id="1891" w:author="Marcus Fernandes" w:date="2021-07-24T21:30:00Z">
            <w:rPr>
              <w:del w:id="1892" w:author="Marcus Fernandes" w:date="2021-07-24T21:29:00Z"/>
              <w:color w:val="000000"/>
            </w:rPr>
          </w:rPrChange>
        </w:rPr>
      </w:pPr>
      <w:ins w:id="1893" w:author="Marcus Fernandes" w:date="2021-07-24T21:29:00Z">
        <w:r w:rsidRPr="002B3B48">
          <w:rPr>
            <w:rFonts w:ascii="Times New Roman" w:hAnsi="Times New Roman"/>
            <w:b/>
            <w:bCs/>
            <w:color w:val="000000" w:themeColor="text1"/>
            <w:rPrChange w:id="1894" w:author="Marcus Fernandes" w:date="2021-07-27T19:48:00Z">
              <w:rPr>
                <w:b/>
                <w:bCs/>
                <w:color w:val="000000"/>
              </w:rPr>
            </w:rPrChange>
          </w:rPr>
          <w:t>Tempo de resposta</w:t>
        </w:r>
        <w:r w:rsidRPr="002B3B48">
          <w:rPr>
            <w:rFonts w:ascii="Times New Roman" w:hAnsi="Times New Roman"/>
            <w:b/>
            <w:bCs/>
            <w:color w:val="000000" w:themeColor="text1"/>
            <w:rPrChange w:id="1895" w:author="Marcus Fernandes" w:date="2021-07-27T19:48:00Z">
              <w:rPr>
                <w:color w:val="000000"/>
              </w:rPr>
            </w:rPrChange>
          </w:rPr>
          <w:t xml:space="preserve"> </w:t>
        </w:r>
        <w:r w:rsidRPr="002B3B48">
          <w:rPr>
            <w:rFonts w:ascii="Times New Roman" w:hAnsi="Times New Roman"/>
            <w:b/>
            <w:bCs/>
            <w:color w:val="000000" w:themeColor="text1"/>
            <w:rPrChange w:id="1896" w:author="Marcus Fernandes" w:date="2021-07-27T19:48:00Z">
              <w:rPr>
                <w:b/>
                <w:bCs/>
                <w:color w:val="000000"/>
              </w:rPr>
            </w:rPrChange>
          </w:rPr>
          <w:t>para uma</w:t>
        </w:r>
        <w:r w:rsidRPr="00304283">
          <w:rPr>
            <w:rFonts w:ascii="Times New Roman" w:hAnsi="Times New Roman"/>
            <w:color w:val="000000" w:themeColor="text1"/>
            <w:rPrChange w:id="1897" w:author="Marcus Fernandes" w:date="2021-07-24T21:30:00Z">
              <w:rPr>
                <w:b/>
                <w:bCs/>
                <w:color w:val="000000"/>
              </w:rPr>
            </w:rPrChange>
          </w:rPr>
          <w:t xml:space="preserve"> transação</w:t>
        </w:r>
        <w:r w:rsidRPr="00304283">
          <w:rPr>
            <w:rFonts w:ascii="Times New Roman" w:hAnsi="Times New Roman"/>
            <w:color w:val="000000" w:themeColor="text1"/>
            <w:rPrChange w:id="1898" w:author="Marcus Fernandes" w:date="2021-07-24T21:30:00Z">
              <w:rPr>
                <w:color w:val="000000"/>
              </w:rPr>
            </w:rPrChange>
          </w:rPr>
          <w:t xml:space="preserve"> - O sistema implementa serviços utilizando a tecnologia do hardware local. Dessa forma, o tempo de resposta deve ser mínimo em relação às limitações do hardware.</w:t>
        </w:r>
      </w:ins>
      <w:del w:id="1899" w:author="Marcus Fernandes" w:date="2021-07-24T21:29:00Z">
        <w:r w:rsidR="003A1D2A" w:rsidRPr="00304283" w:rsidDel="00304283">
          <w:rPr>
            <w:color w:val="000000" w:themeColor="text1"/>
            <w:rPrChange w:id="1900" w:author="Marcus Fernandes" w:date="2021-07-24T21:30:00Z">
              <w:rPr>
                <w:b/>
                <w:bCs/>
                <w:color w:val="0070C0"/>
              </w:rPr>
            </w:rPrChange>
          </w:rPr>
          <w:delText>Tempo de resposta</w:delText>
        </w:r>
        <w:r w:rsidR="003A1D2A" w:rsidRPr="00304283" w:rsidDel="00304283">
          <w:rPr>
            <w:color w:val="000000" w:themeColor="text1"/>
            <w:rPrChange w:id="1901" w:author="Marcus Fernandes" w:date="2021-07-24T21:30:00Z">
              <w:rPr>
                <w:color w:val="0070C0"/>
              </w:rPr>
            </w:rPrChange>
          </w:rPr>
          <w:delText xml:space="preserve"> </w:delText>
        </w:r>
        <w:r w:rsidR="003A1D2A" w:rsidRPr="00304283" w:rsidDel="00304283">
          <w:rPr>
            <w:color w:val="000000" w:themeColor="text1"/>
            <w:rPrChange w:id="1902" w:author="Marcus Fernandes" w:date="2021-07-24T21:30:00Z">
              <w:rPr>
                <w:b/>
                <w:bCs/>
                <w:color w:val="0070C0"/>
              </w:rPr>
            </w:rPrChange>
          </w:rPr>
          <w:delText>para uma transação</w:delText>
        </w:r>
        <w:r w:rsidR="003A1D2A" w:rsidRPr="00304283" w:rsidDel="00304283">
          <w:rPr>
            <w:color w:val="000000" w:themeColor="text1"/>
            <w:rPrChange w:id="1903" w:author="Marcus Fernandes" w:date="2021-07-24T21:30:00Z">
              <w:rPr>
                <w:color w:val="0070C0"/>
              </w:rPr>
            </w:rPrChange>
          </w:rPr>
          <w:delText xml:space="preserve"> - O sistema</w:delText>
        </w:r>
        <w:r w:rsidR="007B5ECC" w:rsidRPr="00304283" w:rsidDel="00304283">
          <w:rPr>
            <w:color w:val="000000" w:themeColor="text1"/>
            <w:rPrChange w:id="1904" w:author="Marcus Fernandes" w:date="2021-07-24T21:30:00Z">
              <w:rPr>
                <w:color w:val="0070C0"/>
              </w:rPr>
            </w:rPrChange>
          </w:rPr>
          <w:delText xml:space="preserve"> </w:delText>
        </w:r>
        <w:r w:rsidR="003A1D2A" w:rsidRPr="00304283" w:rsidDel="00304283">
          <w:rPr>
            <w:color w:val="000000" w:themeColor="text1"/>
            <w:rPrChange w:id="1905" w:author="Marcus Fernandes" w:date="2021-07-24T21:30:00Z">
              <w:rPr>
                <w:color w:val="0070C0"/>
              </w:rPr>
            </w:rPrChange>
          </w:rPr>
          <w:delText xml:space="preserve">implementa serviços utilizando a tecnologia Web. Serviços implementados na Web devem ter um tempo de resposta mínimo, não podendo ultrapassar os 10 segundos que já são praticados por corporações de grande porte que mantém serviços na Web. </w:delText>
        </w:r>
      </w:del>
    </w:p>
    <w:p w14:paraId="438C9A73" w14:textId="77777777" w:rsidR="00304283" w:rsidRPr="00304283" w:rsidRDefault="00304283" w:rsidP="00F02D39">
      <w:pPr>
        <w:pStyle w:val="PSDS-CorpodeTexto"/>
        <w:numPr>
          <w:ilvl w:val="0"/>
          <w:numId w:val="5"/>
        </w:numPr>
        <w:jc w:val="both"/>
        <w:rPr>
          <w:ins w:id="1906" w:author="Marcus Fernandes" w:date="2021-07-24T21:29:00Z"/>
          <w:rFonts w:ascii="Times New Roman" w:hAnsi="Times New Roman"/>
          <w:color w:val="000000" w:themeColor="text1"/>
          <w:rPrChange w:id="1907" w:author="Marcus Fernandes" w:date="2021-07-24T21:30:00Z">
            <w:rPr>
              <w:ins w:id="1908" w:author="Marcus Fernandes" w:date="2021-07-24T21:29:00Z"/>
              <w:rFonts w:ascii="Times New Roman" w:hAnsi="Times New Roman"/>
              <w:color w:val="0070C0"/>
            </w:rPr>
          </w:rPrChange>
        </w:rPr>
      </w:pPr>
    </w:p>
    <w:p w14:paraId="4C23BC6A" w14:textId="5B3EDD4E" w:rsidR="003A1D2A" w:rsidDel="00304283" w:rsidRDefault="0875919E" w:rsidP="00304283">
      <w:pPr>
        <w:pStyle w:val="PSDS-CorpodeTexto"/>
        <w:numPr>
          <w:ilvl w:val="0"/>
          <w:numId w:val="5"/>
        </w:numPr>
        <w:jc w:val="both"/>
        <w:rPr>
          <w:del w:id="1909" w:author="Marcus Fernandes" w:date="2021-07-24T21:29:00Z"/>
          <w:rFonts w:ascii="Times New Roman" w:hAnsi="Times New Roman"/>
          <w:color w:val="000000" w:themeColor="text1"/>
        </w:rPr>
      </w:pPr>
      <w:ins w:id="1910" w:author="Marcus Fernandes" w:date="2021-07-24T21:29:00Z">
        <w:r w:rsidRPr="0875919E">
          <w:rPr>
            <w:rFonts w:ascii="Times New Roman" w:hAnsi="Times New Roman"/>
            <w:b/>
            <w:bCs/>
            <w:color w:val="000000" w:themeColor="text1"/>
            <w:rPrChange w:id="1911" w:author="Marcus Fernandes" w:date="2021-07-27T19:48:00Z">
              <w:rPr>
                <w:b/>
                <w:bCs/>
                <w:color w:val="000000" w:themeColor="text1"/>
              </w:rPr>
            </w:rPrChange>
          </w:rPr>
          <w:t>Número de usuários do sistema distribuído ao longo do tempo</w:t>
        </w:r>
        <w:r w:rsidRPr="0875919E">
          <w:rPr>
            <w:rFonts w:ascii="Times New Roman" w:hAnsi="Times New Roman"/>
            <w:color w:val="000000" w:themeColor="text1"/>
            <w:rPrChange w:id="1912" w:author="Marcus Fernandes" w:date="2021-07-24T21:30:00Z">
              <w:rPr>
                <w:b/>
                <w:bCs/>
                <w:color w:val="000000" w:themeColor="text1"/>
              </w:rPr>
            </w:rPrChange>
          </w:rPr>
          <w:t xml:space="preserve"> </w:t>
        </w:r>
        <w:r w:rsidRPr="0875919E">
          <w:rPr>
            <w:rFonts w:ascii="Times New Roman" w:hAnsi="Times New Roman"/>
            <w:color w:val="000000" w:themeColor="text1"/>
            <w:rPrChange w:id="1913" w:author="Marcus Fernandes" w:date="2021-07-24T21:30:00Z">
              <w:rPr>
                <w:color w:val="000000" w:themeColor="text1"/>
              </w:rPr>
            </w:rPrChange>
          </w:rPr>
          <w:t>– Atualmente a Empresa Cuide-se possui cerca de 20 funcionários, onde 4 deles são administradores e necessitarão de ser cadastrados. Planeja-se um crescimento do número de funcionários em torno de 8% ao ano.</w:t>
        </w:r>
      </w:ins>
      <w:del w:id="1914" w:author="Marcus Fernandes" w:date="2021-07-24T21:29:00Z">
        <w:r w:rsidR="025B807F" w:rsidRPr="0875919E" w:rsidDel="0875919E">
          <w:rPr>
            <w:color w:val="000000" w:themeColor="text1"/>
            <w:rPrChange w:id="1915" w:author="Marcus Fernandes" w:date="2021-07-24T21:30:00Z">
              <w:rPr>
                <w:b/>
                <w:bCs/>
                <w:color w:val="0070C0"/>
              </w:rPr>
            </w:rPrChange>
          </w:rPr>
          <w:delText xml:space="preserve">Número de usuários do sistema distribuído ao longo do tempo </w:delText>
        </w:r>
        <w:r w:rsidR="025B807F" w:rsidRPr="0875919E" w:rsidDel="0875919E">
          <w:rPr>
            <w:color w:val="000000" w:themeColor="text1"/>
            <w:rPrChange w:id="1916" w:author="Marcus Fernandes" w:date="2021-07-24T21:30:00Z">
              <w:rPr>
                <w:color w:val="0070C0"/>
              </w:rPr>
            </w:rPrChange>
          </w:rPr>
          <w:delText>– Atualmente a Empresa &amp; possui cerca de 2 mil funcionários na área T e cerca de 30 mil parceiros cadastrados. Planeja-se um crescimento do número de parceiros em torno de 5% ao ano. Já o número de funcionários cresce a uma taxa menor, podendo variar entre 1% e 3% de crescimento anual.</w:delText>
        </w:r>
      </w:del>
    </w:p>
    <w:p w14:paraId="15BCDB92" w14:textId="77777777" w:rsidR="00304283" w:rsidRPr="00304283" w:rsidRDefault="00304283" w:rsidP="00F02D39">
      <w:pPr>
        <w:pStyle w:val="PSDS-CorpodeTexto"/>
        <w:numPr>
          <w:ilvl w:val="0"/>
          <w:numId w:val="5"/>
        </w:numPr>
        <w:jc w:val="both"/>
        <w:rPr>
          <w:ins w:id="1917" w:author="Marcus Fernandes" w:date="2021-07-24T21:30:00Z"/>
          <w:rFonts w:ascii="Times New Roman" w:hAnsi="Times New Roman"/>
          <w:color w:val="000000" w:themeColor="text1"/>
          <w:rPrChange w:id="1918" w:author="Marcus Fernandes" w:date="2021-07-24T21:30:00Z">
            <w:rPr>
              <w:ins w:id="1919" w:author="Marcus Fernandes" w:date="2021-07-24T21:30:00Z"/>
              <w:color w:val="000000"/>
            </w:rPr>
          </w:rPrChange>
        </w:rPr>
      </w:pPr>
    </w:p>
    <w:p w14:paraId="1200123E" w14:textId="44EA835F" w:rsidR="003A1D2A" w:rsidRPr="007B5ECC" w:rsidDel="00304283" w:rsidRDefault="003A1D2A">
      <w:pPr>
        <w:pStyle w:val="PSDS-CorpodeTexto"/>
        <w:ind w:left="1428"/>
        <w:jc w:val="both"/>
        <w:rPr>
          <w:del w:id="1920" w:author="Marcus Fernandes" w:date="2021-07-24T21:30:00Z"/>
          <w:rFonts w:ascii="Times New Roman" w:hAnsi="Times New Roman"/>
          <w:color w:val="0070C0"/>
        </w:rPr>
        <w:pPrChange w:id="1921" w:author="Marcus Fernandes" w:date="2021-07-24T21:30:00Z">
          <w:pPr>
            <w:pStyle w:val="PSDS-CorpodeTexto"/>
            <w:numPr>
              <w:numId w:val="5"/>
            </w:numPr>
            <w:tabs>
              <w:tab w:val="num" w:pos="1428"/>
            </w:tabs>
            <w:ind w:left="1428" w:hanging="360"/>
            <w:jc w:val="both"/>
          </w:pPr>
        </w:pPrChange>
      </w:pPr>
      <w:del w:id="1922" w:author="Marcus Fernandes" w:date="2021-07-24T21:30:00Z">
        <w:r w:rsidRPr="0875919E" w:rsidDel="0875919E">
          <w:rPr>
            <w:rFonts w:ascii="Times New Roman" w:hAnsi="Times New Roman"/>
            <w:b/>
            <w:bCs/>
            <w:color w:val="0070C0"/>
          </w:rPr>
          <w:delText>Estimativas de transações com o banco de dados</w:delText>
        </w:r>
        <w:r w:rsidRPr="0875919E" w:rsidDel="0875919E">
          <w:rPr>
            <w:rFonts w:ascii="Times New Roman" w:hAnsi="Times New Roman"/>
            <w:color w:val="0070C0"/>
          </w:rPr>
          <w:delText xml:space="preserve"> – Estima-se para o sistema que se tenha aproximadamente 800 mil operações de cadastro (consulta, alteração, inserção e exclusão) por ano. O crescimento destas operações não deve ultrapassar a 5% ao ano. </w:delText>
        </w:r>
      </w:del>
    </w:p>
    <w:p w14:paraId="27C87EEF" w14:textId="5B98F72A" w:rsidR="003A1D2A" w:rsidRPr="007B5ECC" w:rsidDel="00304283" w:rsidRDefault="003A1D2A">
      <w:pPr>
        <w:pStyle w:val="PSDS-CorpodeTexto"/>
        <w:ind w:left="1428"/>
        <w:jc w:val="both"/>
        <w:rPr>
          <w:del w:id="1923" w:author="Marcus Fernandes" w:date="2021-07-24T21:30:00Z"/>
          <w:rFonts w:ascii="Times New Roman" w:hAnsi="Times New Roman"/>
          <w:color w:val="0070C0"/>
        </w:rPr>
        <w:pPrChange w:id="1924" w:author="Marcus Fernandes" w:date="2021-07-24T21:30:00Z">
          <w:pPr>
            <w:pStyle w:val="PSDS-CorpodeTexto"/>
            <w:numPr>
              <w:numId w:val="5"/>
            </w:numPr>
            <w:tabs>
              <w:tab w:val="num" w:pos="1428"/>
            </w:tabs>
            <w:ind w:left="1428" w:hanging="360"/>
            <w:jc w:val="both"/>
          </w:pPr>
        </w:pPrChange>
      </w:pPr>
      <w:del w:id="1925" w:author="Marcus Fernandes" w:date="2021-07-24T21:30:00Z">
        <w:r w:rsidRPr="0875919E" w:rsidDel="0875919E">
          <w:rPr>
            <w:rFonts w:ascii="Times New Roman" w:hAnsi="Times New Roman"/>
            <w:b/>
            <w:bCs/>
            <w:color w:val="0070C0"/>
          </w:rPr>
          <w:delText xml:space="preserve">Quantidade de acessos simultâneos </w:delText>
        </w:r>
        <w:r w:rsidRPr="0875919E" w:rsidDel="0875919E">
          <w:rPr>
            <w:rFonts w:ascii="Times New Roman" w:hAnsi="Times New Roman"/>
            <w:color w:val="0070C0"/>
          </w:rPr>
          <w:delText>– O sistema deve suportar até 1 mil usuários simultâneos e uma taxa de 1% de crescimento anual.</w:delText>
        </w:r>
      </w:del>
    </w:p>
    <w:p w14:paraId="51BA6952" w14:textId="3145D19F" w:rsidR="003A1D2A" w:rsidRPr="007B5ECC" w:rsidDel="00304283" w:rsidRDefault="003A1D2A">
      <w:pPr>
        <w:pStyle w:val="PSDS-CorpodeTexto"/>
        <w:ind w:left="1428"/>
        <w:jc w:val="both"/>
        <w:rPr>
          <w:del w:id="1926" w:author="Marcus Fernandes" w:date="2021-07-24T21:30:00Z"/>
          <w:rFonts w:ascii="Times New Roman" w:hAnsi="Times New Roman"/>
          <w:color w:val="0070C0"/>
        </w:rPr>
        <w:pPrChange w:id="1927" w:author="Marcus Fernandes" w:date="2021-07-24T21:30:00Z">
          <w:pPr>
            <w:pStyle w:val="PSDS-CorpodeTexto"/>
            <w:numPr>
              <w:numId w:val="5"/>
            </w:numPr>
            <w:tabs>
              <w:tab w:val="num" w:pos="1428"/>
            </w:tabs>
            <w:ind w:left="1428" w:hanging="360"/>
            <w:jc w:val="both"/>
          </w:pPr>
        </w:pPrChange>
      </w:pPr>
      <w:del w:id="1928" w:author="Marcus Fernandes" w:date="2021-07-24T21:30:00Z">
        <w:r w:rsidRPr="0875919E" w:rsidDel="0875919E">
          <w:rPr>
            <w:rFonts w:ascii="Times New Roman" w:hAnsi="Times New Roman"/>
            <w:b/>
            <w:bCs/>
            <w:color w:val="0070C0"/>
          </w:rPr>
          <w:delText xml:space="preserve">Quantidade de transações por segundo </w:delText>
        </w:r>
        <w:r w:rsidRPr="0875919E" w:rsidDel="0875919E">
          <w:rPr>
            <w:rFonts w:ascii="Times New Roman" w:hAnsi="Times New Roman"/>
            <w:color w:val="0070C0"/>
          </w:rPr>
          <w:delText>– Supondo 21,5 milhões de operações com o banco anualmente. Extrapolando outras 21,5 milhões de operações que não acessam ao banco, tem-se cerca de 43/6,912 = 6,23 transações por segundo.</w:delText>
        </w:r>
      </w:del>
    </w:p>
    <w:p w14:paraId="7767481A" w14:textId="29965684" w:rsidR="003A1D2A" w:rsidRPr="007B5ECC" w:rsidDel="00304283" w:rsidRDefault="003A1D2A">
      <w:pPr>
        <w:pStyle w:val="PSDS-CorpodeTexto"/>
        <w:ind w:left="1428"/>
        <w:jc w:val="both"/>
        <w:rPr>
          <w:del w:id="1929" w:author="Marcus Fernandes" w:date="2021-07-24T21:30:00Z"/>
          <w:rFonts w:ascii="Times New Roman" w:hAnsi="Times New Roman"/>
          <w:color w:val="0070C0"/>
        </w:rPr>
        <w:pPrChange w:id="1930" w:author="Marcus Fernandes" w:date="2021-07-24T21:30:00Z">
          <w:pPr>
            <w:pStyle w:val="PSDS-CorpodeTexto"/>
            <w:numPr>
              <w:numId w:val="5"/>
            </w:numPr>
            <w:tabs>
              <w:tab w:val="num" w:pos="1428"/>
            </w:tabs>
            <w:ind w:left="1428" w:hanging="360"/>
            <w:jc w:val="both"/>
          </w:pPr>
        </w:pPrChange>
      </w:pPr>
      <w:del w:id="1931" w:author="Marcus Fernandes" w:date="2021-07-24T21:30:00Z">
        <w:r w:rsidRPr="0875919E" w:rsidDel="0875919E">
          <w:rPr>
            <w:rFonts w:ascii="Times New Roman" w:hAnsi="Times New Roman"/>
            <w:b/>
            <w:bCs/>
            <w:color w:val="0070C0"/>
          </w:rPr>
          <w:delText xml:space="preserve">Capacidade </w:delText>
        </w:r>
        <w:r w:rsidRPr="0875919E" w:rsidDel="0875919E">
          <w:rPr>
            <w:rFonts w:ascii="Times New Roman" w:hAnsi="Times New Roman"/>
            <w:color w:val="0070C0"/>
          </w:rPr>
          <w:delText>– O sistema deve acomodar não simultaneamente os 32 mil usuários e simultaneamente os 7 mil usuários definidos anteriormente. Além disto, o sistema deve ter a capacidade de alocar recursos extras, proporcionais à taxa anual de crescimento de usuários.</w:delText>
        </w:r>
      </w:del>
    </w:p>
    <w:p w14:paraId="5045FB11" w14:textId="7C0E16FD" w:rsidR="003A1D2A" w:rsidRPr="007B5ECC" w:rsidDel="00304283" w:rsidRDefault="003A1D2A">
      <w:pPr>
        <w:pStyle w:val="PSDS-CorpodeTexto"/>
        <w:ind w:left="1428"/>
        <w:jc w:val="both"/>
        <w:rPr>
          <w:del w:id="1932" w:author="Marcus Fernandes" w:date="2021-07-24T21:30:00Z"/>
          <w:rFonts w:ascii="Times New Roman" w:hAnsi="Times New Roman"/>
          <w:color w:val="0070C0"/>
        </w:rPr>
        <w:pPrChange w:id="1933" w:author="Marcus Fernandes" w:date="2021-07-24T21:30:00Z">
          <w:pPr>
            <w:pStyle w:val="PSDS-CorpodeTexto"/>
            <w:numPr>
              <w:numId w:val="5"/>
            </w:numPr>
            <w:tabs>
              <w:tab w:val="num" w:pos="1428"/>
            </w:tabs>
            <w:ind w:left="1428" w:hanging="360"/>
            <w:jc w:val="both"/>
          </w:pPr>
        </w:pPrChange>
      </w:pPr>
      <w:del w:id="1934" w:author="Marcus Fernandes" w:date="2021-07-24T21:30:00Z">
        <w:r w:rsidRPr="0875919E" w:rsidDel="0875919E">
          <w:rPr>
            <w:rFonts w:ascii="Times New Roman" w:hAnsi="Times New Roman"/>
            <w:b/>
            <w:bCs/>
            <w:color w:val="0070C0"/>
          </w:rPr>
          <w:delText xml:space="preserve">Área de armazenamento </w:delText>
        </w:r>
        <w:r w:rsidRPr="0875919E" w:rsidDel="0875919E">
          <w:rPr>
            <w:rFonts w:ascii="Times New Roman" w:hAnsi="Times New Roman"/>
            <w:color w:val="0070C0"/>
          </w:rPr>
          <w:delText>– Supondo que uma operação de cadastro, seja esta de Produto ou Serviço, ocupe 1024 bytes (1KB). Já uma operação de @ ou $ ocupa, em média, 10K. A área de armazenamento mínima anual deve ser de 11 GBytes para cadastros e outros 110Gbytes para @´s e $´s. A área de espaço ocupada não leva em conta o fonte do sistema e outros dados necessários ao sistema como banco  de regras, banco de técnicas de IC, banco de configurações de técnicas de IC, banco com os metadados do sistema, o Data Warehouse do sistema, entre outros. Este espaço será definido na segunda fase do projeto, após a modelagem de dados.</w:delText>
        </w:r>
      </w:del>
    </w:p>
    <w:p w14:paraId="27BD8B20" w14:textId="77777777" w:rsidR="003A1D2A" w:rsidRDefault="003A1D2A">
      <w:pPr>
        <w:pStyle w:val="PSDS-CorpodeTexto"/>
        <w:ind w:left="1428"/>
        <w:jc w:val="both"/>
        <w:pPrChange w:id="1935" w:author="Marcus Fernandes" w:date="2021-07-24T21:30:00Z">
          <w:pPr/>
        </w:pPrChange>
      </w:pPr>
    </w:p>
    <w:p w14:paraId="2D8F1D33" w14:textId="58100B4E" w:rsidR="00D948F2" w:rsidDel="00304283" w:rsidRDefault="0875919E">
      <w:pPr>
        <w:pStyle w:val="Ttulo2"/>
        <w:rPr>
          <w:del w:id="1936" w:author="Marcus Fernandes" w:date="2021-07-24T21:32:00Z"/>
        </w:rPr>
      </w:pPr>
      <w:bookmarkStart w:id="1937" w:name="_Toc21111883"/>
      <w:r>
        <w:t>Manutenibilidade</w:t>
      </w:r>
      <w:bookmarkEnd w:id="1937"/>
    </w:p>
    <w:p w14:paraId="665FE772" w14:textId="1823AB3B" w:rsidR="00D948F2" w:rsidRPr="00447D43" w:rsidDel="00304283" w:rsidRDefault="00D948F2">
      <w:pPr>
        <w:pStyle w:val="Ttulo2"/>
        <w:rPr>
          <w:del w:id="1938" w:author="Marcus Fernandes" w:date="2021-07-24T21:32:00Z"/>
          <w:rFonts w:ascii="Times New Roman" w:hAnsi="Times New Roman"/>
        </w:rPr>
        <w:pPrChange w:id="1939" w:author="Marcus Fernandes" w:date="2021-07-24T21:32:00Z">
          <w:pPr>
            <w:pStyle w:val="PSDS-CorpodeTexto"/>
            <w:ind w:left="708"/>
            <w:jc w:val="both"/>
          </w:pPr>
        </w:pPrChange>
      </w:pPr>
      <w:del w:id="1940" w:author="Marcus Fernandes" w:date="2021-07-24T21:32:00Z">
        <w:r w:rsidRPr="0875919E" w:rsidDel="0875919E">
          <w:rPr>
            <w:rFonts w:ascii="Times New Roman" w:hAnsi="Times New Roman"/>
          </w:rPr>
          <w:delText>São os requisitos que definem a capacidade do sistema de suportar mudanças, evoluções e  reparos. Definem a testabilidade, extensibilidade, adaptabilidade, compatibilidade, entre outros.</w:delText>
        </w:r>
      </w:del>
    </w:p>
    <w:p w14:paraId="083EE9EB" w14:textId="18EE24BA" w:rsidR="00D948F2" w:rsidRDefault="00D948F2" w:rsidP="00304283">
      <w:pPr>
        <w:pStyle w:val="Ttulo2"/>
        <w:rPr>
          <w:ins w:id="1941" w:author="Marcus Fernandes" w:date="2021-07-24T21:32:00Z"/>
          <w:rFonts w:ascii="Times New Roman" w:hAnsi="Times New Roman"/>
        </w:rPr>
      </w:pPr>
    </w:p>
    <w:p w14:paraId="0303BBA8" w14:textId="77777777" w:rsidR="00304283" w:rsidRPr="00CA08E6" w:rsidRDefault="00304283">
      <w:pPr>
        <w:pPrChange w:id="1942" w:author="Marcus Fernandes" w:date="2021-07-24T21:32:00Z">
          <w:pPr>
            <w:pStyle w:val="PSDS-CorpodeTexto"/>
            <w:ind w:left="624"/>
            <w:jc w:val="both"/>
          </w:pPr>
        </w:pPrChange>
      </w:pPr>
    </w:p>
    <w:p w14:paraId="54435C4E" w14:textId="77777777" w:rsidR="00304283" w:rsidRPr="00304283" w:rsidRDefault="00304283" w:rsidP="00304283">
      <w:pPr>
        <w:widowControl/>
        <w:numPr>
          <w:ilvl w:val="0"/>
          <w:numId w:val="6"/>
        </w:numPr>
        <w:spacing w:line="240" w:lineRule="auto"/>
        <w:jc w:val="both"/>
        <w:textAlignment w:val="baseline"/>
        <w:rPr>
          <w:ins w:id="1943" w:author="Marcus Fernandes" w:date="2021-07-24T21:31:00Z"/>
          <w:color w:val="000000" w:themeColor="text1"/>
          <w:lang w:eastAsia="pt-BR"/>
          <w:rPrChange w:id="1944" w:author="Marcus Fernandes" w:date="2021-07-24T21:32:00Z">
            <w:rPr>
              <w:ins w:id="1945" w:author="Marcus Fernandes" w:date="2021-07-24T21:31:00Z"/>
              <w:color w:val="000000"/>
              <w:lang w:eastAsia="pt-BR"/>
            </w:rPr>
          </w:rPrChange>
        </w:rPr>
      </w:pPr>
      <w:ins w:id="1946" w:author="Marcus Fernandes" w:date="2021-07-24T21:31:00Z">
        <w:r w:rsidRPr="002B3B48">
          <w:rPr>
            <w:b/>
            <w:bCs/>
            <w:color w:val="000000" w:themeColor="text1"/>
            <w:lang w:eastAsia="pt-BR"/>
            <w:rPrChange w:id="1947" w:author="Marcus Fernandes" w:date="2021-07-27T19:49:00Z">
              <w:rPr>
                <w:b/>
                <w:bCs/>
                <w:color w:val="000000"/>
                <w:lang w:eastAsia="pt-BR"/>
              </w:rPr>
            </w:rPrChange>
          </w:rPr>
          <w:t>Padrões de programação</w:t>
        </w:r>
        <w:r w:rsidRPr="002B3B48">
          <w:rPr>
            <w:color w:val="000000" w:themeColor="text1"/>
            <w:lang w:eastAsia="pt-BR"/>
            <w:rPrChange w:id="1948" w:author="Marcus Fernandes" w:date="2021-07-27T19:48:00Z">
              <w:rPr>
                <w:b/>
                <w:bCs/>
                <w:color w:val="000000"/>
                <w:lang w:eastAsia="pt-BR"/>
              </w:rPr>
            </w:rPrChange>
          </w:rPr>
          <w:t xml:space="preserve"> </w:t>
        </w:r>
        <w:r w:rsidRPr="00304283">
          <w:rPr>
            <w:color w:val="000000" w:themeColor="text1"/>
            <w:lang w:eastAsia="pt-BR"/>
            <w:rPrChange w:id="1949" w:author="Marcus Fernandes" w:date="2021-07-24T21:32:00Z">
              <w:rPr>
                <w:color w:val="000000"/>
                <w:lang w:eastAsia="pt-BR"/>
              </w:rPr>
            </w:rPrChange>
          </w:rPr>
          <w:t xml:space="preserve">– Será adotado e adaptado o Google C++ </w:t>
        </w:r>
        <w:proofErr w:type="spellStart"/>
        <w:r w:rsidRPr="00304283">
          <w:rPr>
            <w:color w:val="000000" w:themeColor="text1"/>
            <w:lang w:eastAsia="pt-BR"/>
            <w:rPrChange w:id="1950" w:author="Marcus Fernandes" w:date="2021-07-24T21:32:00Z">
              <w:rPr>
                <w:color w:val="000000"/>
                <w:lang w:eastAsia="pt-BR"/>
              </w:rPr>
            </w:rPrChange>
          </w:rPr>
          <w:t>Style</w:t>
        </w:r>
        <w:proofErr w:type="spellEnd"/>
        <w:r w:rsidRPr="00304283">
          <w:rPr>
            <w:color w:val="000000" w:themeColor="text1"/>
            <w:lang w:eastAsia="pt-BR"/>
            <w:rPrChange w:id="1951" w:author="Marcus Fernandes" w:date="2021-07-24T21:32:00Z">
              <w:rPr>
                <w:color w:val="000000"/>
                <w:lang w:eastAsia="pt-BR"/>
              </w:rPr>
            </w:rPrChange>
          </w:rPr>
          <w:t xml:space="preserve"> </w:t>
        </w:r>
        <w:proofErr w:type="spellStart"/>
        <w:r w:rsidRPr="00304283">
          <w:rPr>
            <w:color w:val="000000" w:themeColor="text1"/>
            <w:lang w:eastAsia="pt-BR"/>
            <w:rPrChange w:id="1952" w:author="Marcus Fernandes" w:date="2021-07-24T21:32:00Z">
              <w:rPr>
                <w:color w:val="000000"/>
                <w:lang w:eastAsia="pt-BR"/>
              </w:rPr>
            </w:rPrChange>
          </w:rPr>
          <w:t>Guide</w:t>
        </w:r>
        <w:proofErr w:type="spellEnd"/>
        <w:r w:rsidRPr="00304283">
          <w:rPr>
            <w:color w:val="000000" w:themeColor="text1"/>
            <w:lang w:eastAsia="pt-BR"/>
            <w:rPrChange w:id="1953" w:author="Marcus Fernandes" w:date="2021-07-24T21:32:00Z">
              <w:rPr>
                <w:color w:val="000000"/>
                <w:lang w:eastAsia="pt-BR"/>
              </w:rPr>
            </w:rPrChange>
          </w:rPr>
          <w:t>, proposto pela empresa Google.</w:t>
        </w:r>
      </w:ins>
    </w:p>
    <w:p w14:paraId="4A1B84B3" w14:textId="59170BD8" w:rsidR="002B3B48" w:rsidRPr="002B3B48" w:rsidRDefault="002B3B48" w:rsidP="00304283">
      <w:pPr>
        <w:widowControl/>
        <w:numPr>
          <w:ilvl w:val="0"/>
          <w:numId w:val="6"/>
        </w:numPr>
        <w:spacing w:line="240" w:lineRule="auto"/>
        <w:jc w:val="both"/>
        <w:textAlignment w:val="baseline"/>
        <w:rPr>
          <w:ins w:id="1954" w:author="Marcus Fernandes" w:date="2021-07-27T19:47:00Z"/>
          <w:color w:val="000000" w:themeColor="text1"/>
          <w:lang w:eastAsia="pt-BR"/>
          <w:rPrChange w:id="1955" w:author="Marcus Fernandes" w:date="2021-07-27T19:47:00Z">
            <w:rPr>
              <w:ins w:id="1956" w:author="Marcus Fernandes" w:date="2021-07-27T19:47:00Z"/>
              <w:color w:val="000000"/>
            </w:rPr>
          </w:rPrChange>
        </w:rPr>
      </w:pPr>
      <w:ins w:id="1957" w:author="Marcus Fernandes" w:date="2021-07-27T19:47:00Z">
        <w:r w:rsidRPr="002B3B48">
          <w:rPr>
            <w:b/>
            <w:bCs/>
            <w:color w:val="000000" w:themeColor="text1"/>
            <w:lang w:eastAsia="pt-BR"/>
            <w:rPrChange w:id="1958" w:author="Marcus Fernandes" w:date="2021-07-27T19:49:00Z">
              <w:rPr>
                <w:b/>
                <w:bCs/>
                <w:color w:val="000000"/>
              </w:rPr>
            </w:rPrChange>
          </w:rPr>
          <w:t>Padrões Gerais</w:t>
        </w:r>
        <w:r w:rsidRPr="002B3B48">
          <w:rPr>
            <w:color w:val="000000" w:themeColor="text1"/>
            <w:lang w:eastAsia="pt-BR"/>
            <w:rPrChange w:id="1959" w:author="Marcus Fernandes" w:date="2021-07-27T19:48:00Z">
              <w:rPr>
                <w:b/>
                <w:bCs/>
                <w:color w:val="000000"/>
              </w:rPr>
            </w:rPrChange>
          </w:rPr>
          <w:t xml:space="preserve"> </w:t>
        </w:r>
        <w:r w:rsidRPr="002B3B48">
          <w:rPr>
            <w:color w:val="000000" w:themeColor="text1"/>
            <w:lang w:eastAsia="pt-BR"/>
            <w:rPrChange w:id="1960" w:author="Marcus Fernandes" w:date="2021-07-27T19:48:00Z">
              <w:rPr>
                <w:color w:val="000000"/>
              </w:rPr>
            </w:rPrChange>
          </w:rPr>
          <w:t xml:space="preserve">– A arquitetura do sistema será baseada no modelo MVC (Model </w:t>
        </w:r>
        <w:proofErr w:type="spellStart"/>
        <w:r w:rsidRPr="002B3B48">
          <w:rPr>
            <w:color w:val="000000" w:themeColor="text1"/>
            <w:lang w:eastAsia="pt-BR"/>
            <w:rPrChange w:id="1961" w:author="Marcus Fernandes" w:date="2021-07-27T19:48:00Z">
              <w:rPr>
                <w:color w:val="000000"/>
              </w:rPr>
            </w:rPrChange>
          </w:rPr>
          <w:t>View</w:t>
        </w:r>
        <w:proofErr w:type="spellEnd"/>
        <w:r w:rsidRPr="002B3B48">
          <w:rPr>
            <w:color w:val="000000" w:themeColor="text1"/>
            <w:lang w:eastAsia="pt-BR"/>
            <w:rPrChange w:id="1962" w:author="Marcus Fernandes" w:date="2021-07-27T19:48:00Z">
              <w:rPr>
                <w:color w:val="000000"/>
              </w:rPr>
            </w:rPrChange>
          </w:rPr>
          <w:t xml:space="preserve"> </w:t>
        </w:r>
        <w:proofErr w:type="spellStart"/>
        <w:r w:rsidRPr="002B3B48">
          <w:rPr>
            <w:color w:val="000000" w:themeColor="text1"/>
            <w:lang w:eastAsia="pt-BR"/>
            <w:rPrChange w:id="1963" w:author="Marcus Fernandes" w:date="2021-07-27T19:48:00Z">
              <w:rPr>
                <w:color w:val="000000"/>
              </w:rPr>
            </w:rPrChange>
          </w:rPr>
          <w:t>Controller</w:t>
        </w:r>
        <w:proofErr w:type="spellEnd"/>
        <w:r w:rsidRPr="002B3B48">
          <w:rPr>
            <w:color w:val="000000" w:themeColor="text1"/>
            <w:lang w:eastAsia="pt-BR"/>
            <w:rPrChange w:id="1964" w:author="Marcus Fernandes" w:date="2021-07-27T19:48:00Z">
              <w:rPr>
                <w:color w:val="000000"/>
              </w:rPr>
            </w:rPrChange>
          </w:rPr>
          <w:t>)</w:t>
        </w:r>
      </w:ins>
    </w:p>
    <w:p w14:paraId="1DDEBE51" w14:textId="4B0641EA" w:rsidR="00304283" w:rsidRPr="00304283" w:rsidRDefault="00304283" w:rsidP="00304283">
      <w:pPr>
        <w:widowControl/>
        <w:numPr>
          <w:ilvl w:val="0"/>
          <w:numId w:val="6"/>
        </w:numPr>
        <w:spacing w:line="240" w:lineRule="auto"/>
        <w:jc w:val="both"/>
        <w:textAlignment w:val="baseline"/>
        <w:rPr>
          <w:ins w:id="1965" w:author="Marcus Fernandes" w:date="2021-07-24T21:31:00Z"/>
          <w:color w:val="000000" w:themeColor="text1"/>
          <w:lang w:eastAsia="pt-BR"/>
          <w:rPrChange w:id="1966" w:author="Marcus Fernandes" w:date="2021-07-24T21:32:00Z">
            <w:rPr>
              <w:ins w:id="1967" w:author="Marcus Fernandes" w:date="2021-07-24T21:31:00Z"/>
              <w:color w:val="000000"/>
              <w:lang w:eastAsia="pt-BR"/>
            </w:rPr>
          </w:rPrChange>
        </w:rPr>
      </w:pPr>
      <w:ins w:id="1968" w:author="Marcus Fernandes" w:date="2021-07-24T21:31:00Z">
        <w:r w:rsidRPr="002B3B48">
          <w:rPr>
            <w:b/>
            <w:bCs/>
            <w:color w:val="000000" w:themeColor="text1"/>
            <w:lang w:eastAsia="pt-BR"/>
            <w:rPrChange w:id="1969" w:author="Marcus Fernandes" w:date="2021-07-27T19:49:00Z">
              <w:rPr>
                <w:b/>
                <w:bCs/>
                <w:color w:val="000000"/>
                <w:lang w:eastAsia="pt-BR"/>
              </w:rPr>
            </w:rPrChange>
          </w:rPr>
          <w:t xml:space="preserve">Características de extensibilidade de linguagem adotada </w:t>
        </w:r>
        <w:r w:rsidRPr="00304283">
          <w:rPr>
            <w:color w:val="000000" w:themeColor="text1"/>
            <w:lang w:eastAsia="pt-BR"/>
            <w:rPrChange w:id="1970" w:author="Marcus Fernandes" w:date="2021-07-24T21:32:00Z">
              <w:rPr>
                <w:color w:val="000000"/>
                <w:lang w:eastAsia="pt-BR"/>
              </w:rPr>
            </w:rPrChange>
          </w:rPr>
          <w:t>– Implementando o software seguindo os guias, o projeto terá fácil extensibilidade devido a arquitetura do framework utilizado.</w:t>
        </w:r>
      </w:ins>
    </w:p>
    <w:p w14:paraId="0537F0FC" w14:textId="77777777" w:rsidR="00304283" w:rsidRPr="00304283" w:rsidRDefault="00304283" w:rsidP="00304283">
      <w:pPr>
        <w:widowControl/>
        <w:numPr>
          <w:ilvl w:val="0"/>
          <w:numId w:val="6"/>
        </w:numPr>
        <w:spacing w:line="240" w:lineRule="auto"/>
        <w:jc w:val="both"/>
        <w:textAlignment w:val="baseline"/>
        <w:rPr>
          <w:ins w:id="1971" w:author="Marcus Fernandes" w:date="2021-07-24T21:31:00Z"/>
          <w:color w:val="000000" w:themeColor="text1"/>
          <w:lang w:eastAsia="pt-BR"/>
          <w:rPrChange w:id="1972" w:author="Marcus Fernandes" w:date="2021-07-24T21:32:00Z">
            <w:rPr>
              <w:ins w:id="1973" w:author="Marcus Fernandes" w:date="2021-07-24T21:31:00Z"/>
              <w:color w:val="000000"/>
              <w:lang w:eastAsia="pt-BR"/>
            </w:rPr>
          </w:rPrChange>
        </w:rPr>
      </w:pPr>
      <w:ins w:id="1974" w:author="Marcus Fernandes" w:date="2021-07-24T21:31:00Z">
        <w:r w:rsidRPr="002B3B48">
          <w:rPr>
            <w:b/>
            <w:bCs/>
            <w:color w:val="000000" w:themeColor="text1"/>
            <w:lang w:eastAsia="pt-BR"/>
            <w:rPrChange w:id="1975" w:author="Marcus Fernandes" w:date="2021-07-27T19:49:00Z">
              <w:rPr>
                <w:b/>
                <w:bCs/>
                <w:color w:val="000000"/>
                <w:lang w:eastAsia="pt-BR"/>
              </w:rPr>
            </w:rPrChange>
          </w:rPr>
          <w:t>Facilidades de inicialização</w:t>
        </w:r>
        <w:r w:rsidRPr="002B3B48">
          <w:rPr>
            <w:color w:val="000000" w:themeColor="text1"/>
            <w:lang w:eastAsia="pt-BR"/>
            <w:rPrChange w:id="1976" w:author="Marcus Fernandes" w:date="2021-07-27T19:48:00Z">
              <w:rPr>
                <w:b/>
                <w:bCs/>
                <w:color w:val="000000"/>
                <w:lang w:eastAsia="pt-BR"/>
              </w:rPr>
            </w:rPrChange>
          </w:rPr>
          <w:t xml:space="preserve"> </w:t>
        </w:r>
        <w:r w:rsidRPr="00304283">
          <w:rPr>
            <w:color w:val="000000" w:themeColor="text1"/>
            <w:lang w:eastAsia="pt-BR"/>
            <w:rPrChange w:id="1977" w:author="Marcus Fernandes" w:date="2021-07-24T21:32:00Z">
              <w:rPr>
                <w:color w:val="000000"/>
                <w:lang w:eastAsia="pt-BR"/>
              </w:rPr>
            </w:rPrChange>
          </w:rPr>
          <w:t>– O sistema deve ser de fácil inicialização e exigir pouco desempenho dos computadores nos quais serão instalados. Ressalta-se, ainda, que esta característica é fundamental, pois os usuários são pessoas com pouco conhecimento de informática.</w:t>
        </w:r>
      </w:ins>
    </w:p>
    <w:p w14:paraId="6BC0F477" w14:textId="77777777" w:rsidR="002B3B48" w:rsidRPr="002B3B48" w:rsidRDefault="00304283" w:rsidP="002B3B48">
      <w:pPr>
        <w:pStyle w:val="PSDS-CorpodeTexto"/>
        <w:numPr>
          <w:ilvl w:val="0"/>
          <w:numId w:val="6"/>
        </w:numPr>
        <w:jc w:val="both"/>
        <w:rPr>
          <w:ins w:id="1978" w:author="Marcus Fernandes" w:date="2021-07-27T19:48:00Z"/>
          <w:rFonts w:ascii="Times New Roman" w:hAnsi="Times New Roman"/>
          <w:color w:val="000000" w:themeColor="text1"/>
          <w:rPrChange w:id="1979" w:author="Marcus Fernandes" w:date="2021-07-27T19:48:00Z">
            <w:rPr>
              <w:ins w:id="1980" w:author="Marcus Fernandes" w:date="2021-07-27T19:48:00Z"/>
              <w:color w:val="000000" w:themeColor="text1"/>
            </w:rPr>
          </w:rPrChange>
        </w:rPr>
      </w:pPr>
      <w:ins w:id="1981" w:author="Marcus Fernandes" w:date="2021-07-24T21:31:00Z">
        <w:r w:rsidRPr="002B3B48">
          <w:rPr>
            <w:rFonts w:ascii="Times New Roman" w:hAnsi="Times New Roman"/>
            <w:b/>
            <w:bCs/>
            <w:color w:val="000000" w:themeColor="text1"/>
            <w:rPrChange w:id="1982" w:author="Marcus Fernandes" w:date="2021-07-27T19:49:00Z">
              <w:rPr>
                <w:b/>
                <w:bCs/>
                <w:color w:val="000000"/>
              </w:rPr>
            </w:rPrChange>
          </w:rPr>
          <w:t>Elaboração e Distribuição de novas versões</w:t>
        </w:r>
        <w:r w:rsidRPr="002B3B48">
          <w:rPr>
            <w:rFonts w:ascii="Times New Roman" w:hAnsi="Times New Roman"/>
            <w:color w:val="000000" w:themeColor="text1"/>
            <w:rPrChange w:id="1983" w:author="Marcus Fernandes" w:date="2021-07-27T19:48:00Z">
              <w:rPr>
                <w:b/>
                <w:bCs/>
                <w:color w:val="000000"/>
              </w:rPr>
            </w:rPrChange>
          </w:rPr>
          <w:t xml:space="preserve"> </w:t>
        </w:r>
        <w:r w:rsidRPr="002B3B48">
          <w:rPr>
            <w:rFonts w:ascii="Times New Roman" w:hAnsi="Times New Roman"/>
            <w:color w:val="000000" w:themeColor="text1"/>
            <w:rPrChange w:id="1984" w:author="Marcus Fernandes" w:date="2021-07-27T19:48:00Z">
              <w:rPr>
                <w:color w:val="000000"/>
              </w:rPr>
            </w:rPrChange>
          </w:rPr>
          <w:t>– Deverá existir um gerenciamento para controlar a elaboração de novas versões do subsistema. Também deverá haver um controle para a distribuição das últimas versões para as partes interessadas. É sugerida a adoção do mecanismo de release da plataforma GitHub/</w:t>
        </w:r>
        <w:proofErr w:type="spellStart"/>
        <w:r w:rsidRPr="002B3B48">
          <w:rPr>
            <w:rFonts w:ascii="Times New Roman" w:hAnsi="Times New Roman"/>
            <w:color w:val="000000" w:themeColor="text1"/>
            <w:rPrChange w:id="1985" w:author="Marcus Fernandes" w:date="2021-07-27T19:48:00Z">
              <w:rPr>
                <w:color w:val="000000"/>
              </w:rPr>
            </w:rPrChange>
          </w:rPr>
          <w:t>GitLab</w:t>
        </w:r>
        <w:proofErr w:type="spellEnd"/>
        <w:r w:rsidRPr="002B3B48">
          <w:rPr>
            <w:rFonts w:ascii="Times New Roman" w:hAnsi="Times New Roman"/>
            <w:color w:val="000000" w:themeColor="text1"/>
            <w:rPrChange w:id="1986" w:author="Marcus Fernandes" w:date="2021-07-27T19:48:00Z">
              <w:rPr>
                <w:color w:val="000000"/>
              </w:rPr>
            </w:rPrChange>
          </w:rPr>
          <w:t>.</w:t>
        </w:r>
      </w:ins>
    </w:p>
    <w:p w14:paraId="70A08641" w14:textId="61821E3A" w:rsidR="00D948F2" w:rsidDel="00304283" w:rsidRDefault="0875919E" w:rsidP="00304283">
      <w:pPr>
        <w:widowControl/>
        <w:numPr>
          <w:ilvl w:val="0"/>
          <w:numId w:val="6"/>
        </w:numPr>
        <w:autoSpaceDE w:val="0"/>
        <w:autoSpaceDN w:val="0"/>
        <w:adjustRightInd w:val="0"/>
        <w:spacing w:line="240" w:lineRule="auto"/>
        <w:jc w:val="both"/>
        <w:rPr>
          <w:del w:id="1987" w:author="Marcus Fernandes" w:date="2021-07-24T21:31:00Z"/>
          <w:color w:val="000000" w:themeColor="text1"/>
        </w:rPr>
      </w:pPr>
      <w:ins w:id="1988" w:author="Marcus Fernandes" w:date="2021-07-27T19:48:00Z">
        <w:r w:rsidRPr="0875919E">
          <w:rPr>
            <w:b/>
            <w:bCs/>
            <w:color w:val="000000" w:themeColor="text1"/>
          </w:rPr>
          <w:t xml:space="preserve">Mídia e armazenamento </w:t>
        </w:r>
        <w:r w:rsidRPr="0875919E">
          <w:rPr>
            <w:color w:val="000000" w:themeColor="text1"/>
            <w:rPrChange w:id="1989" w:author="Marcus Fernandes" w:date="2021-07-27T19:48:00Z">
              <w:rPr>
                <w:b/>
                <w:bCs/>
                <w:color w:val="000000" w:themeColor="text1"/>
              </w:rPr>
            </w:rPrChange>
          </w:rPr>
          <w:t>–</w:t>
        </w:r>
        <w:r w:rsidRPr="0875919E">
          <w:rPr>
            <w:color w:val="000000" w:themeColor="text1"/>
          </w:rPr>
          <w:t> Os dados do sistema serão armazenados em um banco de dados para que seja possível registrar as informações inseridas durante a execução do programa.</w:t>
        </w:r>
      </w:ins>
      <w:ins w:id="1990" w:author="Marcus Fernandes" w:date="2021-07-24T21:31:00Z">
        <w:r w:rsidRPr="0875919E">
          <w:rPr>
            <w:color w:val="000000" w:themeColor="text1"/>
          </w:rPr>
          <w:t xml:space="preserve">  </w:t>
        </w:r>
      </w:ins>
      <w:del w:id="1991" w:author="Marcus Fernandes" w:date="2021-07-24T21:31:00Z">
        <w:r w:rsidR="025B807F" w:rsidRPr="0875919E" w:rsidDel="0875919E">
          <w:rPr>
            <w:b/>
            <w:bCs/>
            <w:color w:val="0070C0"/>
            <w:lang w:eastAsia="pt-BR"/>
          </w:rPr>
          <w:delText>Padrões de programação</w:delText>
        </w:r>
        <w:r w:rsidR="025B807F" w:rsidRPr="0875919E" w:rsidDel="0875919E">
          <w:rPr>
            <w:b/>
            <w:bCs/>
            <w:color w:val="0070C0"/>
          </w:rPr>
          <w:delText xml:space="preserve"> </w:delText>
        </w:r>
        <w:r w:rsidR="025B807F" w:rsidRPr="0875919E" w:rsidDel="0875919E">
          <w:rPr>
            <w:color w:val="0070C0"/>
          </w:rPr>
          <w:delText xml:space="preserve">– </w:delText>
        </w:r>
        <w:r w:rsidR="025B807F" w:rsidRPr="0875919E" w:rsidDel="0875919E">
          <w:rPr>
            <w:color w:val="0070C0"/>
            <w:lang w:eastAsia="pt-BR"/>
          </w:rPr>
          <w:delText>Será adotado e adaptado o Java Programming Guideline, proposto por Scott Ambler.</w:delText>
        </w:r>
      </w:del>
    </w:p>
    <w:p w14:paraId="594B5A0E" w14:textId="462D9863" w:rsidR="00D948F2" w:rsidDel="002B3B48" w:rsidRDefault="00D948F2" w:rsidP="002B3B48">
      <w:pPr>
        <w:pStyle w:val="PSDS-CorpodeTexto"/>
        <w:rPr>
          <w:del w:id="1992" w:author="Marcus Fernandes" w:date="2021-07-24T21:31:00Z"/>
          <w:b/>
          <w:bCs/>
          <w:color w:val="0070C0"/>
        </w:rPr>
      </w:pPr>
      <w:del w:id="1993" w:author="Marcus Fernandes" w:date="2021-07-24T21:31:00Z">
        <w:r w:rsidRPr="00447D43" w:rsidDel="00304283">
          <w:rPr>
            <w:b/>
            <w:bCs/>
            <w:color w:val="0070C0"/>
          </w:rPr>
          <w:delText xml:space="preserve">Padrões Gerais </w:delText>
        </w:r>
        <w:r w:rsidRPr="00447D43" w:rsidDel="00304283">
          <w:rPr>
            <w:color w:val="0070C0"/>
          </w:rPr>
          <w:delText xml:space="preserve">– </w:delText>
        </w:r>
        <w:r w:rsidR="00515307" w:rsidRPr="00447D43" w:rsidDel="00304283">
          <w:rPr>
            <w:color w:val="0070C0"/>
          </w:rPr>
          <w:delText xml:space="preserve">Os layouts do </w:delText>
        </w:r>
        <w:r w:rsidR="00177616" w:rsidRPr="00447D43" w:rsidDel="00304283">
          <w:rPr>
            <w:color w:val="0070C0"/>
          </w:rPr>
          <w:delText>sistema,</w:delText>
        </w:r>
        <w:r w:rsidRPr="00447D43" w:rsidDel="00304283">
          <w:rPr>
            <w:color w:val="0070C0"/>
          </w:rPr>
          <w:delText xml:space="preserve"> por exemplo, Web ou DESKTOP, deve seguir o mesmo padrão adotado para o sistema RTW da empresa </w:delText>
        </w:r>
        <w:r w:rsidR="00177616" w:rsidRPr="00447D43" w:rsidDel="00304283">
          <w:rPr>
            <w:color w:val="0070C0"/>
          </w:rPr>
          <w:delText>XYZ</w:delText>
        </w:r>
        <w:r w:rsidRPr="00447D43" w:rsidDel="00304283">
          <w:rPr>
            <w:color w:val="0070C0"/>
          </w:rPr>
          <w:delText>, feito em Java.</w:delText>
        </w:r>
      </w:del>
    </w:p>
    <w:p w14:paraId="5E3BF5AA" w14:textId="77777777" w:rsidR="002B3B48" w:rsidRDefault="002B3B48">
      <w:pPr>
        <w:pStyle w:val="PSDS-CorpodeTexto"/>
        <w:numPr>
          <w:ilvl w:val="0"/>
          <w:numId w:val="6"/>
        </w:numPr>
        <w:jc w:val="both"/>
        <w:rPr>
          <w:ins w:id="1994" w:author="Marcus Fernandes" w:date="2021-07-27T19:48:00Z"/>
          <w:b/>
          <w:bCs/>
          <w:color w:val="0070C0"/>
        </w:rPr>
        <w:pPrChange w:id="1995" w:author="Marcus Fernandes" w:date="2021-07-27T19:48:00Z">
          <w:pPr>
            <w:widowControl/>
            <w:autoSpaceDE w:val="0"/>
            <w:autoSpaceDN w:val="0"/>
            <w:adjustRightInd w:val="0"/>
            <w:spacing w:line="240" w:lineRule="auto"/>
            <w:ind w:left="1428"/>
            <w:jc w:val="both"/>
          </w:pPr>
        </w:pPrChange>
      </w:pPr>
    </w:p>
    <w:p w14:paraId="2F28177D" w14:textId="6DE2A132" w:rsidR="00304283" w:rsidRDefault="00304283">
      <w:pPr>
        <w:pStyle w:val="PSDS-CorpodeTexto"/>
        <w:rPr>
          <w:ins w:id="1996" w:author="Marcus Fernandes" w:date="2021-07-24T21:33:00Z"/>
          <w:b/>
          <w:bCs/>
          <w:color w:val="0070C0"/>
        </w:rPr>
        <w:pPrChange w:id="1997" w:author="Marcus Fernandes" w:date="2021-07-27T19:48:00Z">
          <w:pPr>
            <w:widowControl/>
            <w:autoSpaceDE w:val="0"/>
            <w:autoSpaceDN w:val="0"/>
            <w:adjustRightInd w:val="0"/>
            <w:spacing w:line="240" w:lineRule="auto"/>
            <w:ind w:left="1428"/>
            <w:jc w:val="both"/>
          </w:pPr>
        </w:pPrChange>
      </w:pPr>
    </w:p>
    <w:p w14:paraId="3ACAC166" w14:textId="041A6494" w:rsidR="00D948F2" w:rsidRPr="00447D43" w:rsidDel="00304283" w:rsidRDefault="00D948F2">
      <w:pPr>
        <w:widowControl/>
        <w:autoSpaceDE w:val="0"/>
        <w:autoSpaceDN w:val="0"/>
        <w:adjustRightInd w:val="0"/>
        <w:spacing w:line="240" w:lineRule="auto"/>
        <w:ind w:left="1428"/>
        <w:jc w:val="both"/>
        <w:rPr>
          <w:del w:id="1998" w:author="Marcus Fernandes" w:date="2021-07-24T21:31:00Z"/>
          <w:color w:val="0070C0"/>
        </w:rPr>
        <w:pPrChange w:id="1999" w:author="Marcus Fernandes" w:date="2021-07-24T21:32:00Z">
          <w:pPr>
            <w:pStyle w:val="PSDS-CorpodeTexto"/>
            <w:ind w:left="1068" w:firstLine="348"/>
            <w:jc w:val="both"/>
          </w:pPr>
        </w:pPrChange>
      </w:pPr>
      <w:del w:id="2000" w:author="Marcus Fernandes" w:date="2021-07-24T21:31:00Z">
        <w:r w:rsidRPr="00447D43" w:rsidDel="00304283">
          <w:rPr>
            <w:color w:val="0070C0"/>
          </w:rPr>
          <w:delText>A arquitetura do sistema será baseada no modelo MVC (Model View Controller).</w:delText>
        </w:r>
      </w:del>
    </w:p>
    <w:p w14:paraId="0F6A38A1" w14:textId="0ED661C6" w:rsidR="00D948F2" w:rsidRPr="00447D43" w:rsidDel="00304283" w:rsidRDefault="00D948F2">
      <w:pPr>
        <w:widowControl/>
        <w:autoSpaceDE w:val="0"/>
        <w:autoSpaceDN w:val="0"/>
        <w:adjustRightInd w:val="0"/>
        <w:spacing w:line="240" w:lineRule="auto"/>
        <w:ind w:left="1428"/>
        <w:jc w:val="both"/>
        <w:rPr>
          <w:del w:id="2001" w:author="Marcus Fernandes" w:date="2021-07-24T21:31:00Z"/>
          <w:color w:val="0070C0"/>
        </w:rPr>
        <w:pPrChange w:id="2002"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2003" w:author="Marcus Fernandes" w:date="2021-07-24T21:31:00Z">
        <w:r w:rsidRPr="0875919E" w:rsidDel="0875919E">
          <w:rPr>
            <w:b/>
            <w:bCs/>
            <w:color w:val="0070C0"/>
            <w:lang w:eastAsia="pt-BR"/>
          </w:rPr>
          <w:delText>Ferramentas de avaliação de impacto</w:delText>
        </w:r>
        <w:r w:rsidRPr="0875919E" w:rsidDel="0875919E">
          <w:rPr>
            <w:b/>
            <w:bCs/>
            <w:color w:val="0070C0"/>
          </w:rPr>
          <w:delText xml:space="preserve"> </w:delText>
        </w:r>
        <w:r w:rsidRPr="0875919E" w:rsidDel="0875919E">
          <w:rPr>
            <w:color w:val="0070C0"/>
          </w:rPr>
          <w:delText xml:space="preserve">– </w:delText>
        </w:r>
        <w:r w:rsidRPr="0875919E" w:rsidDel="0875919E">
          <w:rPr>
            <w:color w:val="0070C0"/>
            <w:lang w:eastAsia="pt-BR"/>
          </w:rPr>
          <w:delText>Deverá ser adotado mecanismos propostos pela disciplina de Gerência de Configuração e Mudanças do RUP</w:delText>
        </w:r>
        <w:r w:rsidRPr="0875919E" w:rsidDel="0875919E">
          <w:rPr>
            <w:color w:val="0070C0"/>
          </w:rPr>
          <w:delText>.</w:delText>
        </w:r>
      </w:del>
    </w:p>
    <w:p w14:paraId="790B3268" w14:textId="4511049A" w:rsidR="00D948F2" w:rsidRPr="00447D43" w:rsidDel="00304283" w:rsidRDefault="00D948F2">
      <w:pPr>
        <w:widowControl/>
        <w:autoSpaceDE w:val="0"/>
        <w:autoSpaceDN w:val="0"/>
        <w:adjustRightInd w:val="0"/>
        <w:spacing w:line="240" w:lineRule="auto"/>
        <w:ind w:left="1428"/>
        <w:jc w:val="both"/>
        <w:rPr>
          <w:del w:id="2004" w:author="Marcus Fernandes" w:date="2021-07-24T21:31:00Z"/>
          <w:color w:val="0070C0"/>
        </w:rPr>
        <w:pPrChange w:id="2005"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2006" w:author="Marcus Fernandes" w:date="2021-07-24T21:31:00Z">
        <w:r w:rsidRPr="0875919E" w:rsidDel="0875919E">
          <w:rPr>
            <w:b/>
            <w:bCs/>
            <w:color w:val="0070C0"/>
            <w:lang w:eastAsia="pt-BR"/>
          </w:rPr>
          <w:delText>Características de extensibilidade de linguagem adotada</w:delText>
        </w:r>
        <w:r w:rsidRPr="0875919E" w:rsidDel="0875919E">
          <w:rPr>
            <w:b/>
            <w:bCs/>
            <w:color w:val="0070C0"/>
          </w:rPr>
          <w:delText xml:space="preserve"> </w:delText>
        </w:r>
        <w:r w:rsidRPr="0875919E" w:rsidDel="0875919E">
          <w:rPr>
            <w:color w:val="0070C0"/>
          </w:rPr>
          <w:delText xml:space="preserve">– </w:delText>
        </w:r>
        <w:r w:rsidRPr="0875919E" w:rsidDel="0875919E">
          <w:rPr>
            <w:color w:val="0070C0"/>
            <w:lang w:eastAsia="pt-BR"/>
          </w:rPr>
          <w:delText>Os componentes a serem desenvolvidos para o sistema devem possuir extensibilidade, ou seja, devem facilitar a adição de novas características que se fizerem necessárias.</w:delText>
        </w:r>
      </w:del>
    </w:p>
    <w:p w14:paraId="3D99A948" w14:textId="597E8786" w:rsidR="00D948F2" w:rsidRPr="00447D43" w:rsidDel="00304283" w:rsidRDefault="00D948F2">
      <w:pPr>
        <w:widowControl/>
        <w:autoSpaceDE w:val="0"/>
        <w:autoSpaceDN w:val="0"/>
        <w:adjustRightInd w:val="0"/>
        <w:spacing w:line="240" w:lineRule="auto"/>
        <w:ind w:left="1428"/>
        <w:jc w:val="both"/>
        <w:rPr>
          <w:del w:id="2007" w:author="Marcus Fernandes" w:date="2021-07-24T21:31:00Z"/>
          <w:color w:val="0070C0"/>
        </w:rPr>
        <w:pPrChange w:id="2008"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2009" w:author="Marcus Fernandes" w:date="2021-07-24T21:31:00Z">
        <w:r w:rsidRPr="0875919E" w:rsidDel="0875919E">
          <w:rPr>
            <w:b/>
            <w:bCs/>
            <w:color w:val="0070C0"/>
            <w:lang w:eastAsia="pt-BR"/>
          </w:rPr>
          <w:delText>Facilidades de instalação</w:delText>
        </w:r>
        <w:r w:rsidRPr="0875919E" w:rsidDel="0875919E">
          <w:rPr>
            <w:b/>
            <w:bCs/>
            <w:color w:val="0070C0"/>
          </w:rPr>
          <w:delText xml:space="preserve"> </w:delText>
        </w:r>
        <w:r w:rsidRPr="0875919E" w:rsidDel="0875919E">
          <w:rPr>
            <w:color w:val="0070C0"/>
          </w:rPr>
          <w:delText xml:space="preserve">– </w:delText>
        </w:r>
        <w:r w:rsidRPr="0875919E" w:rsidDel="0875919E">
          <w:rPr>
            <w:color w:val="0070C0"/>
            <w:lang w:eastAsia="pt-BR"/>
          </w:rPr>
          <w:delText xml:space="preserve">O sistema deve possuir mecanismos de facilitação de instalação. Ressalta-se, ainda, que esta característica é fundamental, pois os usuários são pessoas </w:delText>
        </w:r>
        <w:r w:rsidRPr="0875919E" w:rsidDel="0875919E">
          <w:rPr>
            <w:color w:val="0070C0"/>
          </w:rPr>
          <w:delText>com pouco conhecimento de informati</w:delText>
        </w:r>
        <w:r w:rsidRPr="0875919E" w:rsidDel="0875919E">
          <w:rPr>
            <w:i/>
            <w:iCs/>
            <w:color w:val="0070C0"/>
            <w:lang w:eastAsia="pt-BR"/>
          </w:rPr>
          <w:delText>ca</w:delText>
        </w:r>
        <w:r w:rsidRPr="0875919E" w:rsidDel="0875919E">
          <w:rPr>
            <w:color w:val="0070C0"/>
          </w:rPr>
          <w:delText>.</w:delText>
        </w:r>
        <w:r w:rsidRPr="0875919E" w:rsidDel="0875919E">
          <w:rPr>
            <w:color w:val="0070C0"/>
            <w:lang w:eastAsia="pt-BR"/>
          </w:rPr>
          <w:delText xml:space="preserve"> Assim, por exemplo, os módulos desktop dos cadastros devem possuir uma facilidade de instalação similar a do sistema </w:delText>
        </w:r>
        <w:r w:rsidRPr="0875919E" w:rsidDel="0875919E">
          <w:rPr>
            <w:color w:val="0070C0"/>
          </w:rPr>
          <w:delText>RTW da empresa XYZ.</w:delText>
        </w:r>
      </w:del>
    </w:p>
    <w:p w14:paraId="4AFFFF67" w14:textId="39999705" w:rsidR="00D948F2" w:rsidRPr="00447D43" w:rsidDel="00304283" w:rsidRDefault="00D948F2">
      <w:pPr>
        <w:widowControl/>
        <w:autoSpaceDE w:val="0"/>
        <w:autoSpaceDN w:val="0"/>
        <w:adjustRightInd w:val="0"/>
        <w:spacing w:line="240" w:lineRule="auto"/>
        <w:ind w:left="1428"/>
        <w:jc w:val="both"/>
        <w:rPr>
          <w:del w:id="2010" w:author="Marcus Fernandes" w:date="2021-07-24T21:31:00Z"/>
          <w:color w:val="0070C0"/>
        </w:rPr>
        <w:pPrChange w:id="2011"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2012" w:author="Marcus Fernandes" w:date="2021-07-24T21:31:00Z">
        <w:r w:rsidRPr="0875919E" w:rsidDel="0875919E">
          <w:rPr>
            <w:b/>
            <w:bCs/>
            <w:color w:val="0070C0"/>
            <w:lang w:eastAsia="pt-BR"/>
          </w:rPr>
          <w:delText>Elaboração e Distribuição de novas versões</w:delText>
        </w:r>
        <w:r w:rsidRPr="0875919E" w:rsidDel="0875919E">
          <w:rPr>
            <w:b/>
            <w:bCs/>
            <w:color w:val="0070C0"/>
          </w:rPr>
          <w:delText xml:space="preserve"> </w:delText>
        </w:r>
        <w:r w:rsidRPr="0875919E" w:rsidDel="0875919E">
          <w:rPr>
            <w:color w:val="0070C0"/>
          </w:rPr>
          <w:delText xml:space="preserve">– </w:delText>
        </w:r>
        <w:r w:rsidRPr="0875919E" w:rsidDel="0875919E">
          <w:rPr>
            <w:color w:val="0070C0"/>
            <w:lang w:eastAsia="pt-BR"/>
          </w:rPr>
          <w:delText>Deverá existir um gerenciamento para controlar a elaboração de novas versões do subsistema. Também deverá haver um controle para a distribuição das últimas versões para as partes interessadas. Poderá ser adotado mecanismos propostos pela disciplina de Gerência de Configuração e Mudanças do RUP</w:delText>
        </w:r>
        <w:r w:rsidRPr="0875919E" w:rsidDel="0875919E">
          <w:rPr>
            <w:color w:val="0070C0"/>
          </w:rPr>
          <w:delText>.</w:delText>
        </w:r>
      </w:del>
    </w:p>
    <w:p w14:paraId="59F600DC" w14:textId="1B04CAE7" w:rsidR="00D948F2" w:rsidRPr="00447D43" w:rsidDel="00304283" w:rsidRDefault="00D948F2">
      <w:pPr>
        <w:widowControl/>
        <w:autoSpaceDE w:val="0"/>
        <w:autoSpaceDN w:val="0"/>
        <w:adjustRightInd w:val="0"/>
        <w:spacing w:line="240" w:lineRule="auto"/>
        <w:ind w:left="1428"/>
        <w:jc w:val="both"/>
        <w:rPr>
          <w:del w:id="2013" w:author="Marcus Fernandes" w:date="2021-07-24T21:31:00Z"/>
          <w:color w:val="0070C0"/>
        </w:rPr>
        <w:pPrChange w:id="2014" w:author="Marcus Fernandes" w:date="2021-07-24T21:32:00Z">
          <w:pPr>
            <w:pStyle w:val="PSDS-CorpodeTexto"/>
            <w:numPr>
              <w:numId w:val="6"/>
            </w:numPr>
            <w:tabs>
              <w:tab w:val="num" w:pos="1428"/>
            </w:tabs>
            <w:ind w:left="1428" w:hanging="360"/>
            <w:jc w:val="both"/>
          </w:pPr>
        </w:pPrChange>
      </w:pPr>
      <w:del w:id="2015" w:author="Marcus Fernandes" w:date="2021-07-24T21:31:00Z">
        <w:r w:rsidRPr="0875919E" w:rsidDel="0875919E">
          <w:rPr>
            <w:b/>
            <w:bCs/>
            <w:color w:val="0070C0"/>
          </w:rPr>
          <w:delText xml:space="preserve">Interoperabilidade </w:delText>
        </w:r>
        <w:r w:rsidRPr="0875919E" w:rsidDel="0875919E">
          <w:rPr>
            <w:color w:val="0070C0"/>
          </w:rPr>
          <w:delText>– O sistema deve considerar dados de entrada e saída que são mantidos em sistemas externos, ou seja, sistemas que estão fora do domínio do sub-sistema. Assim, deverá haver interoperabilidade entre o sistema e sistemas legados. As regras para este inter-relacionamento deverão ser estabelecidas na próxima fase.</w:delText>
        </w:r>
      </w:del>
    </w:p>
    <w:p w14:paraId="4D8BEE15" w14:textId="108A283F" w:rsidR="00D948F2" w:rsidRPr="00447D43" w:rsidDel="00304283" w:rsidRDefault="00D948F2">
      <w:pPr>
        <w:widowControl/>
        <w:autoSpaceDE w:val="0"/>
        <w:autoSpaceDN w:val="0"/>
        <w:adjustRightInd w:val="0"/>
        <w:spacing w:line="240" w:lineRule="auto"/>
        <w:ind w:left="1428"/>
        <w:jc w:val="both"/>
        <w:rPr>
          <w:del w:id="2016" w:author="Marcus Fernandes" w:date="2021-07-24T21:31:00Z"/>
          <w:color w:val="0070C0"/>
        </w:rPr>
        <w:pPrChange w:id="2017" w:author="Marcus Fernandes" w:date="2021-07-24T21:32:00Z">
          <w:pPr>
            <w:pStyle w:val="PSDS-CorpodeTexto"/>
            <w:numPr>
              <w:numId w:val="6"/>
            </w:numPr>
            <w:tabs>
              <w:tab w:val="num" w:pos="1428"/>
            </w:tabs>
            <w:ind w:left="1428" w:hanging="360"/>
            <w:jc w:val="both"/>
          </w:pPr>
        </w:pPrChange>
      </w:pPr>
      <w:del w:id="2018" w:author="Marcus Fernandes" w:date="2021-07-24T21:31:00Z">
        <w:r w:rsidRPr="0875919E" w:rsidDel="0875919E">
          <w:rPr>
            <w:b/>
            <w:bCs/>
            <w:color w:val="0070C0"/>
          </w:rPr>
          <w:delText xml:space="preserve">Mídia de Armazenamento </w:delText>
        </w:r>
        <w:r w:rsidRPr="0875919E" w:rsidDel="0875919E">
          <w:rPr>
            <w:color w:val="0070C0"/>
          </w:rPr>
          <w:delText>– A mídia de armazenamento para os dados persistentes e temporários do sub-sistema serão discos rígidos (HD). Já para os dados de backup, a mídia será definida na próxima fase.</w:delText>
        </w:r>
      </w:del>
    </w:p>
    <w:p w14:paraId="0C3986A1" w14:textId="481092AF" w:rsidR="00D948F2" w:rsidDel="00052CAE" w:rsidRDefault="00D948F2">
      <w:pPr>
        <w:widowControl/>
        <w:autoSpaceDE w:val="0"/>
        <w:autoSpaceDN w:val="0"/>
        <w:adjustRightInd w:val="0"/>
        <w:spacing w:line="240" w:lineRule="auto"/>
        <w:ind w:left="1428"/>
        <w:jc w:val="both"/>
        <w:rPr>
          <w:del w:id="2019" w:author="Marcus Fernandes" w:date="2021-07-24T22:02:00Z"/>
        </w:rPr>
        <w:pPrChange w:id="2020" w:author="Marcus Fernandes" w:date="2021-07-24T21:32:00Z">
          <w:pPr/>
        </w:pPrChange>
      </w:pPr>
    </w:p>
    <w:p w14:paraId="15EE90A7" w14:textId="77777777" w:rsidR="00D863E9" w:rsidRDefault="0875919E" w:rsidP="00D863E9">
      <w:pPr>
        <w:pStyle w:val="Ttulo2"/>
      </w:pPr>
      <w:bookmarkStart w:id="2021" w:name="_Toc21111884"/>
      <w:r>
        <w:t>Portabilidade</w:t>
      </w:r>
      <w:bookmarkEnd w:id="2021"/>
    </w:p>
    <w:p w14:paraId="7C30190D" w14:textId="2D11522C" w:rsidR="00D863E9" w:rsidRPr="008E0A47" w:rsidDel="00304283" w:rsidRDefault="00D863E9" w:rsidP="00D863E9">
      <w:pPr>
        <w:pStyle w:val="PSDS-CorpodeTexto"/>
        <w:ind w:left="708"/>
        <w:jc w:val="both"/>
        <w:rPr>
          <w:del w:id="2022" w:author="Marcus Fernandes" w:date="2021-07-24T21:32:00Z"/>
          <w:rFonts w:ascii="Times New Roman" w:hAnsi="Times New Roman"/>
        </w:rPr>
      </w:pPr>
      <w:del w:id="2023" w:author="Marcus Fernandes" w:date="2021-07-24T21:32:00Z">
        <w:r w:rsidRPr="008E0A47" w:rsidDel="00304283">
          <w:rPr>
            <w:rFonts w:ascii="Times New Roman" w:hAnsi="Times New Roman"/>
          </w:rPr>
          <w:delText xml:space="preserve">Descreve-se aqui </w:delText>
        </w:r>
        <w:r w:rsidDel="00304283">
          <w:rPr>
            <w:rFonts w:ascii="Times New Roman" w:hAnsi="Times New Roman"/>
          </w:rPr>
          <w:delText>restri</w:delText>
        </w:r>
        <w:r w:rsidRPr="00D863E9" w:rsidDel="00304283">
          <w:rPr>
            <w:rFonts w:ascii="Times New Roman" w:hAnsi="Times New Roman"/>
            <w:iCs/>
          </w:rPr>
          <w:delText>c</w:delText>
        </w:r>
        <w:r w:rsidDel="00304283">
          <w:rPr>
            <w:rFonts w:ascii="Times New Roman" w:hAnsi="Times New Roman"/>
          </w:rPr>
          <w:delText>ões rela</w:delText>
        </w:r>
        <w:r w:rsidRPr="00D863E9" w:rsidDel="00304283">
          <w:rPr>
            <w:rFonts w:ascii="Times New Roman" w:hAnsi="Times New Roman"/>
            <w:iCs/>
          </w:rPr>
          <w:delText xml:space="preserve">cionadas </w:delText>
        </w:r>
        <w:r w:rsidRPr="008E0A47" w:rsidDel="00304283">
          <w:rPr>
            <w:rFonts w:ascii="Times New Roman" w:hAnsi="Times New Roman"/>
          </w:rPr>
          <w:delText>a infra-estrutura tecnológica necessária para o desenvolvimento</w:delText>
        </w:r>
        <w:r w:rsidDel="00304283">
          <w:rPr>
            <w:rFonts w:ascii="Times New Roman" w:hAnsi="Times New Roman"/>
          </w:rPr>
          <w:delText>, implanta</w:delText>
        </w:r>
        <w:r w:rsidRPr="00D863E9" w:rsidDel="00304283">
          <w:rPr>
            <w:rFonts w:ascii="Times New Roman" w:hAnsi="Times New Roman"/>
            <w:iCs/>
          </w:rPr>
          <w:delText>cão</w:delText>
        </w:r>
        <w:r w:rsidRPr="008E0A47" w:rsidDel="00304283">
          <w:rPr>
            <w:rFonts w:ascii="Times New Roman" w:hAnsi="Times New Roman"/>
          </w:rPr>
          <w:delText xml:space="preserve"> e a utilização do sistema. </w:delText>
        </w:r>
      </w:del>
    </w:p>
    <w:p w14:paraId="5C3E0560" w14:textId="77777777" w:rsidR="00D863E9" w:rsidRPr="008E0A47" w:rsidRDefault="00D863E9" w:rsidP="00D863E9">
      <w:pPr>
        <w:pStyle w:val="PSDS-CorpodeTexto"/>
        <w:ind w:left="708"/>
        <w:jc w:val="both"/>
        <w:rPr>
          <w:rFonts w:ascii="Times New Roman" w:hAnsi="Times New Roman"/>
        </w:rPr>
      </w:pPr>
    </w:p>
    <w:p w14:paraId="5261253E" w14:textId="024A37D4" w:rsidR="00D863E9" w:rsidRPr="008E0A47" w:rsidDel="00304283" w:rsidRDefault="00D863E9" w:rsidP="00D863E9">
      <w:pPr>
        <w:pStyle w:val="PSDS-CorpodeTexto"/>
        <w:ind w:left="708"/>
        <w:jc w:val="both"/>
        <w:rPr>
          <w:del w:id="2024" w:author="Marcus Fernandes" w:date="2021-07-24T21:32:00Z"/>
          <w:rFonts w:ascii="Times New Roman" w:hAnsi="Times New Roman"/>
          <w:color w:val="0070C0"/>
        </w:rPr>
      </w:pPr>
      <w:del w:id="2025" w:author="Marcus Fernandes" w:date="2021-07-24T21:32:00Z">
        <w:r w:rsidRPr="008E0A47" w:rsidDel="00304283">
          <w:rPr>
            <w:rFonts w:ascii="Times New Roman" w:hAnsi="Times New Roman"/>
            <w:color w:val="0070C0"/>
          </w:rPr>
          <w:delText>Por exemplo:</w:delText>
        </w:r>
      </w:del>
    </w:p>
    <w:p w14:paraId="3E3160FD" w14:textId="77777777" w:rsidR="00304283" w:rsidRDefault="00304283" w:rsidP="00304283">
      <w:pPr>
        <w:pStyle w:val="NormalWeb"/>
        <w:numPr>
          <w:ilvl w:val="0"/>
          <w:numId w:val="26"/>
        </w:numPr>
        <w:spacing w:before="0" w:beforeAutospacing="0" w:after="0" w:afterAutospacing="0"/>
        <w:ind w:left="1440"/>
        <w:textAlignment w:val="baseline"/>
        <w:rPr>
          <w:ins w:id="2026" w:author="Marcus Fernandes" w:date="2021-07-24T21:32:00Z"/>
          <w:color w:val="000000"/>
          <w:sz w:val="20"/>
          <w:szCs w:val="20"/>
          <w:lang w:eastAsia="pt-BR"/>
        </w:rPr>
      </w:pPr>
      <w:ins w:id="2027" w:author="Marcus Fernandes" w:date="2021-07-24T21:32:00Z">
        <w:r>
          <w:rPr>
            <w:color w:val="000000"/>
            <w:sz w:val="20"/>
            <w:szCs w:val="20"/>
          </w:rPr>
          <w:t>Linguagem de programação – C++;</w:t>
        </w:r>
      </w:ins>
    </w:p>
    <w:p w14:paraId="076299F0" w14:textId="1C3E81FA" w:rsidR="00304283" w:rsidRDefault="00304283" w:rsidP="00304283">
      <w:pPr>
        <w:pStyle w:val="NormalWeb"/>
        <w:numPr>
          <w:ilvl w:val="0"/>
          <w:numId w:val="26"/>
        </w:numPr>
        <w:spacing w:before="0" w:beforeAutospacing="0" w:after="0" w:afterAutospacing="0"/>
        <w:ind w:left="1440"/>
        <w:textAlignment w:val="baseline"/>
        <w:rPr>
          <w:ins w:id="2028" w:author="Marcus Fernandes" w:date="2021-07-27T19:49:00Z"/>
          <w:color w:val="000000"/>
          <w:sz w:val="20"/>
          <w:szCs w:val="20"/>
        </w:rPr>
      </w:pPr>
      <w:ins w:id="2029" w:author="Marcus Fernandes" w:date="2021-07-24T21:32:00Z">
        <w:r>
          <w:rPr>
            <w:color w:val="000000"/>
            <w:sz w:val="20"/>
            <w:szCs w:val="20"/>
          </w:rPr>
          <w:t>Framework – Qt;</w:t>
        </w:r>
      </w:ins>
    </w:p>
    <w:p w14:paraId="250D1C47" w14:textId="25785F24" w:rsidR="002B3B48" w:rsidRDefault="002B3B48" w:rsidP="00304283">
      <w:pPr>
        <w:pStyle w:val="NormalWeb"/>
        <w:numPr>
          <w:ilvl w:val="0"/>
          <w:numId w:val="26"/>
        </w:numPr>
        <w:spacing w:before="0" w:beforeAutospacing="0" w:after="0" w:afterAutospacing="0"/>
        <w:ind w:left="1440"/>
        <w:textAlignment w:val="baseline"/>
        <w:rPr>
          <w:ins w:id="2030" w:author="Marcus Fernandes" w:date="2021-07-24T21:32:00Z"/>
          <w:color w:val="000000"/>
          <w:sz w:val="20"/>
          <w:szCs w:val="20"/>
        </w:rPr>
      </w:pPr>
      <w:ins w:id="2031" w:author="Marcus Fernandes" w:date="2021-07-27T19:49:00Z">
        <w:r>
          <w:rPr>
            <w:color w:val="000000"/>
            <w:sz w:val="20"/>
            <w:szCs w:val="20"/>
          </w:rPr>
          <w:t xml:space="preserve">Banco de dados – </w:t>
        </w:r>
        <w:proofErr w:type="spellStart"/>
        <w:r>
          <w:rPr>
            <w:color w:val="000000"/>
            <w:sz w:val="20"/>
            <w:szCs w:val="20"/>
          </w:rPr>
          <w:t>QtSql</w:t>
        </w:r>
        <w:proofErr w:type="spellEnd"/>
        <w:r>
          <w:rPr>
            <w:color w:val="000000"/>
            <w:sz w:val="20"/>
            <w:szCs w:val="20"/>
          </w:rPr>
          <w:t>;</w:t>
        </w:r>
      </w:ins>
    </w:p>
    <w:p w14:paraId="73DE8E8B" w14:textId="19A26542" w:rsidR="00D863E9" w:rsidRPr="00304283" w:rsidDel="00304283" w:rsidRDefault="00304283" w:rsidP="00304283">
      <w:pPr>
        <w:pStyle w:val="NormalWeb"/>
        <w:numPr>
          <w:ilvl w:val="0"/>
          <w:numId w:val="26"/>
        </w:numPr>
        <w:spacing w:before="0" w:beforeAutospacing="0" w:after="0" w:afterAutospacing="0"/>
        <w:ind w:left="1440"/>
        <w:jc w:val="both"/>
        <w:textAlignment w:val="baseline"/>
        <w:rPr>
          <w:del w:id="2032" w:author="Marcus Fernandes" w:date="2021-07-24T21:32:00Z"/>
          <w:color w:val="0070C0"/>
          <w:rPrChange w:id="2033" w:author="Marcus Fernandes" w:date="2021-07-24T21:33:00Z">
            <w:rPr>
              <w:del w:id="2034" w:author="Marcus Fernandes" w:date="2021-07-24T21:32:00Z"/>
              <w:color w:val="000000"/>
              <w:sz w:val="20"/>
              <w:szCs w:val="20"/>
            </w:rPr>
          </w:rPrChange>
        </w:rPr>
      </w:pPr>
      <w:ins w:id="2035" w:author="Marcus Fernandes" w:date="2021-07-24T21:32:00Z">
        <w:r>
          <w:rPr>
            <w:color w:val="000000"/>
            <w:sz w:val="20"/>
            <w:szCs w:val="20"/>
          </w:rPr>
          <w:t>Sistema Operacional – Windows 7 e versões posteriores;</w:t>
        </w:r>
      </w:ins>
      <w:del w:id="2036" w:author="Marcus Fernandes" w:date="2021-07-24T21:32:00Z">
        <w:r w:rsidR="00D863E9" w:rsidRPr="008E0A47" w:rsidDel="00304283">
          <w:rPr>
            <w:color w:val="0070C0"/>
          </w:rPr>
          <w:delText>• Linguagem de programação – Java, HTML e JavaScript;</w:delText>
        </w:r>
      </w:del>
    </w:p>
    <w:p w14:paraId="061345C2" w14:textId="77777777" w:rsidR="00304283" w:rsidRPr="008E0A47" w:rsidRDefault="00304283">
      <w:pPr>
        <w:pStyle w:val="NormalWeb"/>
        <w:numPr>
          <w:ilvl w:val="0"/>
          <w:numId w:val="26"/>
        </w:numPr>
        <w:spacing w:before="0" w:beforeAutospacing="0" w:after="0" w:afterAutospacing="0"/>
        <w:ind w:left="1440"/>
        <w:jc w:val="both"/>
        <w:textAlignment w:val="baseline"/>
        <w:rPr>
          <w:ins w:id="2037" w:author="Marcus Fernandes" w:date="2021-07-24T21:33:00Z"/>
          <w:color w:val="0070C0"/>
        </w:rPr>
        <w:pPrChange w:id="2038" w:author="Marcus Fernandes" w:date="2021-07-24T21:32:00Z">
          <w:pPr>
            <w:pStyle w:val="PSDS-CorpodeTexto"/>
            <w:ind w:left="1416"/>
          </w:pPr>
        </w:pPrChange>
      </w:pPr>
    </w:p>
    <w:p w14:paraId="3C0F4E3A" w14:textId="43334062" w:rsidR="00D863E9" w:rsidRPr="008E0A47" w:rsidDel="00304283" w:rsidRDefault="00D863E9">
      <w:pPr>
        <w:pStyle w:val="NormalWeb"/>
        <w:spacing w:before="0" w:beforeAutospacing="0" w:after="0" w:afterAutospacing="0"/>
        <w:ind w:left="1440"/>
        <w:jc w:val="both"/>
        <w:textAlignment w:val="baseline"/>
        <w:rPr>
          <w:del w:id="2039" w:author="Marcus Fernandes" w:date="2021-07-24T21:32:00Z"/>
          <w:color w:val="0070C0"/>
        </w:rPr>
        <w:pPrChange w:id="2040" w:author="Marcus Fernandes" w:date="2021-07-24T21:33:00Z">
          <w:pPr>
            <w:pStyle w:val="PSDS-CorpodeTexto"/>
            <w:ind w:left="1416"/>
          </w:pPr>
        </w:pPrChange>
      </w:pPr>
      <w:del w:id="2041" w:author="Marcus Fernandes" w:date="2021-07-24T21:32:00Z">
        <w:r w:rsidRPr="008E0A47" w:rsidDel="00304283">
          <w:rPr>
            <w:color w:val="0070C0"/>
          </w:rPr>
          <w:delText>• Banco de dados – Oracle 10g;</w:delText>
        </w:r>
      </w:del>
    </w:p>
    <w:p w14:paraId="3238D7EB" w14:textId="571AEF3C" w:rsidR="00D863E9" w:rsidRPr="008E0A47" w:rsidDel="00304283" w:rsidRDefault="00D863E9">
      <w:pPr>
        <w:pStyle w:val="NormalWeb"/>
        <w:spacing w:before="0" w:beforeAutospacing="0" w:after="0" w:afterAutospacing="0"/>
        <w:ind w:left="1440"/>
        <w:jc w:val="both"/>
        <w:textAlignment w:val="baseline"/>
        <w:rPr>
          <w:del w:id="2042" w:author="Marcus Fernandes" w:date="2021-07-24T21:32:00Z"/>
          <w:color w:val="0070C0"/>
        </w:rPr>
        <w:pPrChange w:id="2043" w:author="Marcus Fernandes" w:date="2021-07-24T21:33:00Z">
          <w:pPr>
            <w:pStyle w:val="PSDS-CorpodeTexto"/>
            <w:ind w:left="1416"/>
            <w:jc w:val="both"/>
          </w:pPr>
        </w:pPrChange>
      </w:pPr>
      <w:del w:id="2044" w:author="Marcus Fernandes" w:date="2021-07-24T21:32:00Z">
        <w:r w:rsidRPr="008E0A47" w:rsidDel="00304283">
          <w:rPr>
            <w:color w:val="0070C0"/>
          </w:rPr>
          <w:delText>• Servidor de Aplicação – JBoss;</w:delText>
        </w:r>
      </w:del>
    </w:p>
    <w:p w14:paraId="49C02BD6" w14:textId="4AC19C6B" w:rsidR="00D863E9" w:rsidRPr="008E0A47" w:rsidDel="00304283" w:rsidRDefault="00D863E9">
      <w:pPr>
        <w:pStyle w:val="NormalWeb"/>
        <w:spacing w:before="0" w:beforeAutospacing="0" w:after="0" w:afterAutospacing="0"/>
        <w:ind w:left="1440"/>
        <w:jc w:val="both"/>
        <w:textAlignment w:val="baseline"/>
        <w:rPr>
          <w:del w:id="2045" w:author="Marcus Fernandes" w:date="2021-07-24T21:32:00Z"/>
          <w:color w:val="0070C0"/>
        </w:rPr>
        <w:pPrChange w:id="2046" w:author="Marcus Fernandes" w:date="2021-07-24T21:33:00Z">
          <w:pPr>
            <w:pStyle w:val="PSDS-CorpodeTexto"/>
            <w:ind w:left="1416"/>
            <w:jc w:val="both"/>
          </w:pPr>
        </w:pPrChange>
      </w:pPr>
      <w:del w:id="2047" w:author="Marcus Fernandes" w:date="2021-07-24T21:32:00Z">
        <w:r w:rsidRPr="008E0A47" w:rsidDel="00304283">
          <w:rPr>
            <w:color w:val="0070C0"/>
          </w:rPr>
          <w:delText>• Sistema Operacional – RedHat 5.0 e</w:delText>
        </w:r>
      </w:del>
    </w:p>
    <w:p w14:paraId="6C5E85EF" w14:textId="3F6C70D5" w:rsidR="00D863E9" w:rsidRPr="008E0A47" w:rsidDel="00304283" w:rsidRDefault="00D863E9">
      <w:pPr>
        <w:pStyle w:val="NormalWeb"/>
        <w:spacing w:before="0" w:beforeAutospacing="0" w:after="0" w:afterAutospacing="0"/>
        <w:ind w:left="1440"/>
        <w:jc w:val="both"/>
        <w:textAlignment w:val="baseline"/>
        <w:rPr>
          <w:del w:id="2048" w:author="Marcus Fernandes" w:date="2021-07-24T21:32:00Z"/>
          <w:color w:val="0070C0"/>
        </w:rPr>
        <w:pPrChange w:id="2049" w:author="Marcus Fernandes" w:date="2021-07-24T21:33:00Z">
          <w:pPr>
            <w:pStyle w:val="PSDS-CorpodeTexto"/>
            <w:ind w:left="1416"/>
            <w:jc w:val="both"/>
          </w:pPr>
        </w:pPrChange>
      </w:pPr>
      <w:del w:id="2050" w:author="Marcus Fernandes" w:date="2021-07-24T21:32:00Z">
        <w:r w:rsidRPr="008E0A47" w:rsidDel="00304283">
          <w:rPr>
            <w:color w:val="0070C0"/>
          </w:rPr>
          <w:delText xml:space="preserve">• Configuração de Hardware, Software Básico, Rede de Comunicação de Dados e Instalações Físicas para o desenvolvimento, as simulações e os testes do sistema na UFOP em conjunto com os representantes da empresa XYZ – A ser definido posteriormente. </w:delText>
        </w:r>
      </w:del>
    </w:p>
    <w:p w14:paraId="01450FD3" w14:textId="7063B059" w:rsidR="00D863E9" w:rsidRPr="008E0A47" w:rsidDel="00304283" w:rsidRDefault="00D863E9">
      <w:pPr>
        <w:pStyle w:val="NormalWeb"/>
        <w:spacing w:before="0" w:beforeAutospacing="0" w:after="0" w:afterAutospacing="0"/>
        <w:ind w:left="1440"/>
        <w:jc w:val="both"/>
        <w:textAlignment w:val="baseline"/>
        <w:rPr>
          <w:del w:id="2051" w:author="Marcus Fernandes" w:date="2021-07-24T21:32:00Z"/>
          <w:color w:val="0070C0"/>
        </w:rPr>
        <w:pPrChange w:id="2052" w:author="Marcus Fernandes" w:date="2021-07-24T21:33:00Z">
          <w:pPr>
            <w:pStyle w:val="PSDS-CorpodeTexto"/>
            <w:ind w:left="1416"/>
            <w:jc w:val="both"/>
          </w:pPr>
        </w:pPrChange>
      </w:pPr>
    </w:p>
    <w:p w14:paraId="517CB7A4" w14:textId="01D73C87" w:rsidR="00D863E9" w:rsidRPr="008E0A47" w:rsidDel="00304283" w:rsidRDefault="00D863E9">
      <w:pPr>
        <w:pStyle w:val="NormalWeb"/>
        <w:spacing w:before="0" w:beforeAutospacing="0" w:after="0" w:afterAutospacing="0"/>
        <w:ind w:left="1440"/>
        <w:jc w:val="both"/>
        <w:textAlignment w:val="baseline"/>
        <w:rPr>
          <w:del w:id="2053" w:author="Marcus Fernandes" w:date="2021-07-24T21:32:00Z"/>
          <w:color w:val="0070C0"/>
        </w:rPr>
        <w:pPrChange w:id="2054" w:author="Marcus Fernandes" w:date="2021-07-24T21:33:00Z">
          <w:pPr>
            <w:pStyle w:val="PSDS-CorpodeTexto"/>
            <w:ind w:left="1416"/>
            <w:jc w:val="both"/>
          </w:pPr>
        </w:pPrChange>
      </w:pPr>
      <w:del w:id="2055" w:author="Marcus Fernandes" w:date="2021-07-24T21:32:00Z">
        <w:r w:rsidRPr="008E0A47" w:rsidDel="00304283">
          <w:rPr>
            <w:color w:val="0070C0"/>
          </w:rPr>
          <w:delText>Outros aspectos da infra-estrutura serão levantados na segunda fase do projeto.</w:delText>
        </w:r>
      </w:del>
    </w:p>
    <w:p w14:paraId="389DEBF1" w14:textId="77777777" w:rsidR="00D863E9" w:rsidRDefault="00D863E9">
      <w:pPr>
        <w:pStyle w:val="NormalWeb"/>
        <w:spacing w:before="0" w:beforeAutospacing="0" w:after="0" w:afterAutospacing="0"/>
        <w:ind w:left="1440"/>
        <w:jc w:val="both"/>
        <w:textAlignment w:val="baseline"/>
        <w:pPrChange w:id="2056" w:author="Marcus Fernandes" w:date="2021-07-24T21:33:00Z">
          <w:pPr/>
        </w:pPrChange>
      </w:pPr>
    </w:p>
    <w:p w14:paraId="1D7147EE" w14:textId="77777777" w:rsidR="00237AD2" w:rsidRDefault="0875919E" w:rsidP="00237AD2">
      <w:pPr>
        <w:pStyle w:val="Ttulo2"/>
      </w:pPr>
      <w:bookmarkStart w:id="2057" w:name="_Toc21111885"/>
      <w:r>
        <w:lastRenderedPageBreak/>
        <w:t>Requisitos Legais</w:t>
      </w:r>
      <w:bookmarkEnd w:id="2057"/>
    </w:p>
    <w:p w14:paraId="1DE144F6" w14:textId="440E8168" w:rsidR="00177616" w:rsidDel="00304283" w:rsidRDefault="00177616" w:rsidP="00237AD2">
      <w:pPr>
        <w:pStyle w:val="PSDS-CorpodeTexto"/>
        <w:ind w:left="792"/>
        <w:jc w:val="both"/>
        <w:rPr>
          <w:del w:id="2058" w:author="Marcus Fernandes" w:date="2021-07-24T21:33:00Z"/>
          <w:rFonts w:ascii="Times New Roman" w:hAnsi="Times New Roman"/>
        </w:rPr>
      </w:pPr>
      <w:del w:id="2059" w:author="Marcus Fernandes" w:date="2021-07-24T21:33:00Z">
        <w:r w:rsidDel="00304283">
          <w:rPr>
            <w:rFonts w:ascii="Times New Roman" w:hAnsi="Times New Roman"/>
          </w:rPr>
          <w:delText>Des</w:delText>
        </w:r>
        <w:r w:rsidRPr="00DF2998" w:rsidDel="00304283">
          <w:rPr>
            <w:rFonts w:ascii="Times New Roman" w:hAnsi="Times New Roman"/>
          </w:rPr>
          <w:delText>c</w:delText>
        </w:r>
        <w:r w:rsidDel="00304283">
          <w:rPr>
            <w:rFonts w:ascii="Times New Roman" w:hAnsi="Times New Roman"/>
          </w:rPr>
          <w:delText xml:space="preserve">reve-se aqui </w:delText>
        </w:r>
        <w:r w:rsidR="00237AD2" w:rsidRPr="00247D9B" w:rsidDel="00304283">
          <w:rPr>
            <w:rFonts w:ascii="Times New Roman" w:hAnsi="Times New Roman"/>
          </w:rPr>
          <w:delText xml:space="preserve">os requisitos não funcionais derivados da legislação que regula a construção do sistema, que restringem ou controlam de alguma maneira o seu desenvolvimento. </w:delText>
        </w:r>
      </w:del>
    </w:p>
    <w:p w14:paraId="661F607D" w14:textId="77777777" w:rsidR="00177616" w:rsidRDefault="00177616" w:rsidP="00237AD2">
      <w:pPr>
        <w:pStyle w:val="PSDS-CorpodeTexto"/>
        <w:ind w:left="792"/>
        <w:jc w:val="both"/>
        <w:rPr>
          <w:rFonts w:ascii="Times New Roman" w:hAnsi="Times New Roman"/>
        </w:rPr>
      </w:pPr>
    </w:p>
    <w:p w14:paraId="5CC5946B" w14:textId="3BEF46AF" w:rsidR="00237AD2" w:rsidRPr="00304283" w:rsidRDefault="00304283" w:rsidP="00237AD2">
      <w:pPr>
        <w:pStyle w:val="PSDS-CorpodeTexto"/>
        <w:ind w:left="792"/>
        <w:jc w:val="both"/>
        <w:rPr>
          <w:rFonts w:ascii="Times New Roman" w:hAnsi="Times New Roman"/>
          <w:rPrChange w:id="2060" w:author="Marcus Fernandes" w:date="2021-07-24T21:33:00Z">
            <w:rPr>
              <w:rFonts w:ascii="Times New Roman" w:hAnsi="Times New Roman"/>
              <w:color w:val="0070C0"/>
            </w:rPr>
          </w:rPrChange>
        </w:rPr>
      </w:pPr>
      <w:ins w:id="2061" w:author="Marcus Fernandes" w:date="2021-07-24T21:33:00Z">
        <w:r w:rsidRPr="00304283">
          <w:rPr>
            <w:rFonts w:ascii="Times New Roman" w:hAnsi="Times New Roman"/>
            <w:rPrChange w:id="2062" w:author="Marcus Fernandes" w:date="2021-07-24T21:33:00Z">
              <w:rPr>
                <w:color w:val="000000"/>
              </w:rPr>
            </w:rPrChange>
          </w:rPr>
          <w:t xml:space="preserve">Se faz necessário observar os dispositivos da legislação pertinentes a cada caso. No tocante ao projeto, os requisitos legais a serem atendidos em primeiro lugar são os dispositivos normativos editados pela </w:t>
        </w:r>
        <w:r w:rsidRPr="00304283">
          <w:rPr>
            <w:rFonts w:ascii="Times New Roman" w:hAnsi="Times New Roman"/>
            <w:rPrChange w:id="2063" w:author="Marcus Fernandes" w:date="2021-07-24T21:33:00Z">
              <w:rPr>
                <w:color w:val="000000"/>
                <w:u w:val="single"/>
              </w:rPr>
            </w:rPrChange>
          </w:rPr>
          <w:t>LEI Nº 9609, DE 19 DE FEVEREIRO DE 1998</w:t>
        </w:r>
        <w:r w:rsidRPr="00304283">
          <w:rPr>
            <w:rFonts w:ascii="Times New Roman" w:hAnsi="Times New Roman"/>
            <w:rPrChange w:id="2064" w:author="Marcus Fernandes" w:date="2021-07-24T21:33:00Z">
              <w:rPr>
                <w:color w:val="000000"/>
              </w:rPr>
            </w:rPrChange>
          </w:rPr>
          <w:t xml:space="preserve"> que dispõem sobre a propriedade intelectual de programa de computador e sua comercialização no país.</w:t>
        </w:r>
      </w:ins>
      <w:del w:id="2065" w:author="Marcus Fernandes" w:date="2021-07-24T21:33:00Z">
        <w:r w:rsidR="00237AD2" w:rsidRPr="00304283" w:rsidDel="00304283">
          <w:rPr>
            <w:rFonts w:ascii="Times New Roman" w:hAnsi="Times New Roman"/>
            <w:rPrChange w:id="2066" w:author="Marcus Fernandes" w:date="2021-07-24T21:33:00Z">
              <w:rPr>
                <w:rFonts w:ascii="Times New Roman" w:hAnsi="Times New Roman"/>
                <w:color w:val="0070C0"/>
              </w:rPr>
            </w:rPrChange>
          </w:rPr>
          <w:delText xml:space="preserve">Por ser a atividade fiscal plenamente vinculada, se faz necessário observar os dispositivos da legislação pertinentes a cada caso. No tocante ao projeto, os requisitos legais a serem atendidos em primeiro lugar são os dispositivos normativos editados pela </w:delText>
        </w:r>
        <w:r w:rsidR="00237AD2" w:rsidRPr="00304283" w:rsidDel="00304283">
          <w:rPr>
            <w:rFonts w:ascii="Times New Roman" w:hAnsi="Times New Roman"/>
            <w:rPrChange w:id="2067" w:author="Marcus Fernandes" w:date="2021-07-24T21:33:00Z">
              <w:rPr>
                <w:rFonts w:ascii="Times New Roman" w:hAnsi="Times New Roman"/>
                <w:color w:val="0070C0"/>
                <w:u w:val="single"/>
              </w:rPr>
            </w:rPrChange>
          </w:rPr>
          <w:delText>LEI RRR</w:delText>
        </w:r>
        <w:r w:rsidR="00237AD2" w:rsidRPr="00304283" w:rsidDel="00304283">
          <w:rPr>
            <w:rFonts w:ascii="Times New Roman" w:hAnsi="Times New Roman"/>
            <w:rPrChange w:id="2068" w:author="Marcus Fernandes" w:date="2021-07-24T21:33:00Z">
              <w:rPr>
                <w:rFonts w:ascii="Times New Roman" w:hAnsi="Times New Roman"/>
                <w:color w:val="0070C0"/>
              </w:rPr>
            </w:rPrChange>
          </w:rPr>
          <w:delText xml:space="preserve"> que dispõem sobre segurança de dados, entre elas segurança física e lógica dos mesmos, requisitos quanto a cadastramento de usuários e sistemas, além do uso de extratores e acesso ao ambiente externo</w:delText>
        </w:r>
      </w:del>
      <w:r w:rsidR="00237AD2" w:rsidRPr="00304283">
        <w:rPr>
          <w:rFonts w:ascii="Times New Roman" w:hAnsi="Times New Roman"/>
          <w:rPrChange w:id="2069" w:author="Marcus Fernandes" w:date="2021-07-24T21:33:00Z">
            <w:rPr>
              <w:rFonts w:ascii="Times New Roman" w:hAnsi="Times New Roman"/>
              <w:color w:val="0070C0"/>
            </w:rPr>
          </w:rPrChange>
        </w:rPr>
        <w:t>.</w:t>
      </w:r>
    </w:p>
    <w:p w14:paraId="22DBB420" w14:textId="77777777" w:rsidR="00237AD2" w:rsidRDefault="00237AD2" w:rsidP="008C658F"/>
    <w:p w14:paraId="6199EEA3" w14:textId="77777777" w:rsidR="00237AD2" w:rsidRDefault="0875919E" w:rsidP="00237AD2">
      <w:pPr>
        <w:pStyle w:val="Ttulo2"/>
      </w:pPr>
      <w:bookmarkStart w:id="2070" w:name="_Toc21111886"/>
      <w:r>
        <w:t>Requisitos de Segurança</w:t>
      </w:r>
      <w:bookmarkEnd w:id="2070"/>
    </w:p>
    <w:p w14:paraId="6964DA33" w14:textId="6A2D083A" w:rsidR="00237AD2" w:rsidRPr="00247D9B" w:rsidDel="00304283" w:rsidRDefault="005953E6" w:rsidP="00237AD2">
      <w:pPr>
        <w:autoSpaceDE w:val="0"/>
        <w:autoSpaceDN w:val="0"/>
        <w:adjustRightInd w:val="0"/>
        <w:ind w:left="708"/>
        <w:jc w:val="both"/>
        <w:rPr>
          <w:del w:id="2071" w:author="Marcus Fernandes" w:date="2021-07-24T21:35:00Z"/>
          <w:lang w:eastAsia="pt-BR"/>
        </w:rPr>
      </w:pPr>
      <w:del w:id="2072" w:author="Marcus Fernandes" w:date="2021-07-24T21:35:00Z">
        <w:r w:rsidDel="00304283">
          <w:rPr>
            <w:lang w:eastAsia="pt-BR"/>
          </w:rPr>
          <w:delText>Des</w:delText>
        </w:r>
        <w:r w:rsidRPr="005953E6" w:rsidDel="00304283">
          <w:delText xml:space="preserve">creve-se aqui </w:delText>
        </w:r>
        <w:r w:rsidR="00237AD2" w:rsidRPr="00247D9B" w:rsidDel="00304283">
          <w:rPr>
            <w:lang w:eastAsia="pt-BR"/>
          </w:rPr>
          <w:delText xml:space="preserve">os requisitos que definem a política de segurança adotada para o </w:delText>
        </w:r>
        <w:r w:rsidDel="00304283">
          <w:rPr>
            <w:lang w:eastAsia="pt-BR"/>
          </w:rPr>
          <w:delText>sistema</w:delText>
        </w:r>
        <w:r w:rsidR="00237AD2" w:rsidRPr="00247D9B" w:rsidDel="00304283">
          <w:rPr>
            <w:lang w:eastAsia="pt-BR"/>
          </w:rPr>
          <w:delText>.</w:delText>
        </w:r>
      </w:del>
    </w:p>
    <w:p w14:paraId="5D13C173" w14:textId="77777777" w:rsidR="00237AD2" w:rsidRPr="005953E6" w:rsidRDefault="00237AD2" w:rsidP="00237AD2">
      <w:pPr>
        <w:autoSpaceDE w:val="0"/>
        <w:autoSpaceDN w:val="0"/>
        <w:adjustRightInd w:val="0"/>
        <w:jc w:val="both"/>
        <w:rPr>
          <w:color w:val="0070C0"/>
        </w:rPr>
      </w:pPr>
    </w:p>
    <w:p w14:paraId="59F13A55" w14:textId="569FB0E1" w:rsidR="00237AD2" w:rsidRPr="00304283" w:rsidDel="00304283" w:rsidRDefault="00304283" w:rsidP="00F02D39">
      <w:pPr>
        <w:pStyle w:val="PSDS-CorpodeTexto"/>
        <w:numPr>
          <w:ilvl w:val="0"/>
          <w:numId w:val="7"/>
        </w:numPr>
        <w:jc w:val="both"/>
        <w:rPr>
          <w:del w:id="2073" w:author="Marcus Fernandes" w:date="2021-07-24T21:34:00Z"/>
          <w:rFonts w:ascii="Times New Roman" w:hAnsi="Times New Roman"/>
          <w:color w:val="000000" w:themeColor="text1"/>
          <w:rPrChange w:id="2074" w:author="Marcus Fernandes" w:date="2021-07-24T21:35:00Z">
            <w:rPr>
              <w:del w:id="2075" w:author="Marcus Fernandes" w:date="2021-07-24T21:34:00Z"/>
              <w:color w:val="000000"/>
            </w:rPr>
          </w:rPrChange>
        </w:rPr>
      </w:pPr>
      <w:ins w:id="2076" w:author="Marcus Fernandes" w:date="2021-07-24T21:34:00Z">
        <w:r w:rsidRPr="00304283">
          <w:rPr>
            <w:rFonts w:ascii="Times New Roman" w:hAnsi="Times New Roman"/>
            <w:color w:val="000000" w:themeColor="text1"/>
            <w:rPrChange w:id="2077" w:author="Marcus Fernandes" w:date="2021-07-24T21:35:00Z">
              <w:rPr>
                <w:b/>
                <w:bCs/>
                <w:color w:val="000000"/>
              </w:rPr>
            </w:rPrChange>
          </w:rPr>
          <w:t xml:space="preserve">Mecanismos ou sistemas de controle de acesso </w:t>
        </w:r>
        <w:r w:rsidRPr="00304283">
          <w:rPr>
            <w:rFonts w:ascii="Times New Roman" w:hAnsi="Times New Roman"/>
            <w:color w:val="000000" w:themeColor="text1"/>
            <w:rPrChange w:id="2078" w:author="Marcus Fernandes" w:date="2021-07-24T21:35:00Z">
              <w:rPr>
                <w:color w:val="000000"/>
              </w:rPr>
            </w:rPrChange>
          </w:rPr>
          <w:t xml:space="preserve">– A princípio foi definido que o sistema vai realizar o controle de acesso e autenticação de usuários. </w:t>
        </w:r>
      </w:ins>
      <w:del w:id="2079" w:author="Marcus Fernandes" w:date="2021-07-24T21:34:00Z">
        <w:r w:rsidR="00237AD2" w:rsidRPr="00304283" w:rsidDel="00304283">
          <w:rPr>
            <w:color w:val="000000" w:themeColor="text1"/>
            <w:rPrChange w:id="2080" w:author="Marcus Fernandes" w:date="2021-07-24T21:35:00Z">
              <w:rPr>
                <w:b/>
                <w:bCs/>
                <w:color w:val="0070C0"/>
              </w:rPr>
            </w:rPrChange>
          </w:rPr>
          <w:delText xml:space="preserve">Mecanismos ou sistemas de controle de acesso </w:delText>
        </w:r>
        <w:r w:rsidR="00237AD2" w:rsidRPr="00304283" w:rsidDel="00304283">
          <w:rPr>
            <w:color w:val="000000" w:themeColor="text1"/>
            <w:rPrChange w:id="2081" w:author="Marcus Fernandes" w:date="2021-07-24T21:35:00Z">
              <w:rPr>
                <w:color w:val="0070C0"/>
              </w:rPr>
            </w:rPrChange>
          </w:rPr>
          <w:delText xml:space="preserve">– A princípio foi definido que o sistema vai utilizar os serviços do sistema </w:delText>
        </w:r>
        <w:r w:rsidR="00237AD2" w:rsidRPr="00304283" w:rsidDel="00304283">
          <w:rPr>
            <w:color w:val="000000" w:themeColor="text1"/>
            <w:rPrChange w:id="2082" w:author="Marcus Fernandes" w:date="2021-07-24T21:35:00Z">
              <w:rPr>
                <w:color w:val="0070C0"/>
                <w:u w:val="single"/>
              </w:rPr>
            </w:rPrChange>
          </w:rPr>
          <w:delText>NNN</w:delText>
        </w:r>
        <w:r w:rsidR="00237AD2" w:rsidRPr="00304283" w:rsidDel="00304283">
          <w:rPr>
            <w:color w:val="000000" w:themeColor="text1"/>
            <w:rPrChange w:id="2083" w:author="Marcus Fernandes" w:date="2021-07-24T21:35:00Z">
              <w:rPr>
                <w:color w:val="0070C0"/>
              </w:rPr>
            </w:rPrChange>
          </w:rPr>
          <w:delText xml:space="preserve"> para </w:delText>
        </w:r>
        <w:r w:rsidR="005953E6" w:rsidRPr="00304283" w:rsidDel="00304283">
          <w:rPr>
            <w:color w:val="000000" w:themeColor="text1"/>
            <w:rPrChange w:id="2084" w:author="Marcus Fernandes" w:date="2021-07-24T21:35:00Z">
              <w:rPr>
                <w:color w:val="0070C0"/>
              </w:rPr>
            </w:rPrChange>
          </w:rPr>
          <w:delText xml:space="preserve">controle </w:delText>
        </w:r>
        <w:r w:rsidR="00237AD2" w:rsidRPr="00304283" w:rsidDel="00304283">
          <w:rPr>
            <w:color w:val="000000" w:themeColor="text1"/>
            <w:rPrChange w:id="2085" w:author="Marcus Fernandes" w:date="2021-07-24T21:35:00Z">
              <w:rPr>
                <w:color w:val="0070C0"/>
              </w:rPr>
            </w:rPrChange>
          </w:rPr>
          <w:delText>acesso</w:delText>
        </w:r>
        <w:r w:rsidR="005953E6" w:rsidRPr="00304283" w:rsidDel="00304283">
          <w:rPr>
            <w:color w:val="000000" w:themeColor="text1"/>
            <w:rPrChange w:id="2086" w:author="Marcus Fernandes" w:date="2021-07-24T21:35:00Z">
              <w:rPr>
                <w:color w:val="0070C0"/>
              </w:rPr>
            </w:rPrChange>
          </w:rPr>
          <w:delText xml:space="preserve"> e </w:delText>
        </w:r>
        <w:r w:rsidR="00AE71FB" w:rsidRPr="00304283" w:rsidDel="00304283">
          <w:rPr>
            <w:color w:val="000000" w:themeColor="text1"/>
            <w:rPrChange w:id="2087" w:author="Marcus Fernandes" w:date="2021-07-24T21:35:00Z">
              <w:rPr>
                <w:color w:val="0070C0"/>
              </w:rPr>
            </w:rPrChange>
          </w:rPr>
          <w:delText>autenticação</w:delText>
        </w:r>
        <w:r w:rsidR="005953E6" w:rsidRPr="00304283" w:rsidDel="00304283">
          <w:rPr>
            <w:color w:val="000000" w:themeColor="text1"/>
            <w:rPrChange w:id="2088" w:author="Marcus Fernandes" w:date="2021-07-24T21:35:00Z">
              <w:rPr>
                <w:color w:val="0070C0"/>
              </w:rPr>
            </w:rPrChange>
          </w:rPr>
          <w:delText xml:space="preserve"> de usuários</w:delText>
        </w:r>
        <w:r w:rsidR="00237AD2" w:rsidRPr="00304283" w:rsidDel="00304283">
          <w:rPr>
            <w:color w:val="000000" w:themeColor="text1"/>
            <w:rPrChange w:id="2089" w:author="Marcus Fernandes" w:date="2021-07-24T21:35:00Z">
              <w:rPr>
                <w:color w:val="0070C0"/>
              </w:rPr>
            </w:rPrChange>
          </w:rPr>
          <w:delText xml:space="preserve">. </w:delText>
        </w:r>
      </w:del>
    </w:p>
    <w:p w14:paraId="47519848" w14:textId="77777777" w:rsidR="00304283" w:rsidRPr="00304283" w:rsidRDefault="00304283" w:rsidP="00F02D39">
      <w:pPr>
        <w:pStyle w:val="PSDS-CorpodeTexto"/>
        <w:numPr>
          <w:ilvl w:val="0"/>
          <w:numId w:val="7"/>
        </w:numPr>
        <w:jc w:val="both"/>
        <w:rPr>
          <w:ins w:id="2090" w:author="Marcus Fernandes" w:date="2021-07-24T21:34:00Z"/>
          <w:rFonts w:ascii="Times New Roman" w:hAnsi="Times New Roman"/>
          <w:color w:val="000000" w:themeColor="text1"/>
          <w:rPrChange w:id="2091" w:author="Marcus Fernandes" w:date="2021-07-24T21:35:00Z">
            <w:rPr>
              <w:ins w:id="2092" w:author="Marcus Fernandes" w:date="2021-07-24T21:34:00Z"/>
              <w:rFonts w:ascii="Times New Roman" w:hAnsi="Times New Roman"/>
              <w:color w:val="0070C0"/>
            </w:rPr>
          </w:rPrChange>
        </w:rPr>
      </w:pPr>
    </w:p>
    <w:p w14:paraId="1657BBC1" w14:textId="29C3C3B4" w:rsidR="00237AD2" w:rsidRPr="00304283" w:rsidDel="00304283" w:rsidRDefault="0875919E" w:rsidP="00F02D39">
      <w:pPr>
        <w:pStyle w:val="PSDS-CorpodeTexto"/>
        <w:numPr>
          <w:ilvl w:val="0"/>
          <w:numId w:val="7"/>
        </w:numPr>
        <w:jc w:val="both"/>
        <w:rPr>
          <w:del w:id="2093" w:author="Marcus Fernandes" w:date="2021-07-24T21:34:00Z"/>
          <w:rFonts w:ascii="Times New Roman" w:hAnsi="Times New Roman"/>
          <w:color w:val="000000" w:themeColor="text1"/>
          <w:rPrChange w:id="2094" w:author="Marcus Fernandes" w:date="2021-07-24T21:35:00Z">
            <w:rPr>
              <w:del w:id="2095" w:author="Marcus Fernandes" w:date="2021-07-24T21:34:00Z"/>
              <w:color w:val="000000"/>
            </w:rPr>
          </w:rPrChange>
        </w:rPr>
      </w:pPr>
      <w:ins w:id="2096" w:author="Marcus Fernandes" w:date="2021-07-24T21:34:00Z">
        <w:r w:rsidRPr="0875919E">
          <w:rPr>
            <w:rFonts w:ascii="Times New Roman" w:hAnsi="Times New Roman"/>
            <w:color w:val="000000" w:themeColor="text1"/>
            <w:rPrChange w:id="2097" w:author="Marcus Fernandes" w:date="2021-07-24T21:35:00Z">
              <w:rPr>
                <w:b/>
                <w:bCs/>
                <w:color w:val="000000" w:themeColor="text1"/>
              </w:rPr>
            </w:rPrChange>
          </w:rPr>
          <w:t xml:space="preserve">Transações e perfis de acesso </w:t>
        </w:r>
        <w:r w:rsidRPr="0875919E">
          <w:rPr>
            <w:rFonts w:ascii="Times New Roman" w:hAnsi="Times New Roman"/>
            <w:color w:val="000000" w:themeColor="text1"/>
            <w:rPrChange w:id="2098" w:author="Marcus Fernandes" w:date="2021-07-24T21:35:00Z">
              <w:rPr>
                <w:color w:val="000000" w:themeColor="text1"/>
              </w:rPr>
            </w:rPrChange>
          </w:rPr>
          <w:t>– O sistema vai se valer do perfil do usuário para permitir o acesso a serviços internos.</w:t>
        </w:r>
      </w:ins>
      <w:del w:id="2099" w:author="Marcus Fernandes" w:date="2021-07-24T21:34:00Z">
        <w:r w:rsidR="025B807F" w:rsidRPr="0875919E" w:rsidDel="0875919E">
          <w:rPr>
            <w:color w:val="000000" w:themeColor="text1"/>
            <w:rPrChange w:id="2100" w:author="Marcus Fernandes" w:date="2021-07-24T21:35:00Z">
              <w:rPr>
                <w:b/>
                <w:bCs/>
                <w:color w:val="0070C0"/>
              </w:rPr>
            </w:rPrChange>
          </w:rPr>
          <w:delText xml:space="preserve">Transações e perfis de acesso </w:delText>
        </w:r>
        <w:r w:rsidR="025B807F" w:rsidRPr="0875919E" w:rsidDel="0875919E">
          <w:rPr>
            <w:color w:val="000000" w:themeColor="text1"/>
            <w:rPrChange w:id="2101" w:author="Marcus Fernandes" w:date="2021-07-24T21:35:00Z">
              <w:rPr>
                <w:color w:val="0070C0"/>
              </w:rPr>
            </w:rPrChange>
          </w:rPr>
          <w:delText>– O sistema vai se valer do perfil, transação e âmbito do usuário para permitir o acesso a serviços internos. O perfil pode ser um leque de opções razoáveis, dependendo da política a ser adotada. As transações são as descritas e implementadas no sistema. Os âmbitos podem ser: individual, local, regional e nacional.</w:delText>
        </w:r>
      </w:del>
    </w:p>
    <w:p w14:paraId="5637A50F" w14:textId="77777777" w:rsidR="00304283" w:rsidRPr="00304283" w:rsidRDefault="00304283" w:rsidP="00F02D39">
      <w:pPr>
        <w:pStyle w:val="PSDS-CorpodeTexto"/>
        <w:numPr>
          <w:ilvl w:val="0"/>
          <w:numId w:val="7"/>
        </w:numPr>
        <w:jc w:val="both"/>
        <w:rPr>
          <w:ins w:id="2102" w:author="Marcus Fernandes" w:date="2021-07-24T21:34:00Z"/>
          <w:rFonts w:ascii="Times New Roman" w:hAnsi="Times New Roman"/>
          <w:color w:val="000000" w:themeColor="text1"/>
          <w:rPrChange w:id="2103" w:author="Marcus Fernandes" w:date="2021-07-24T21:35:00Z">
            <w:rPr>
              <w:ins w:id="2104" w:author="Marcus Fernandes" w:date="2021-07-24T21:34:00Z"/>
              <w:rFonts w:ascii="Times New Roman" w:hAnsi="Times New Roman"/>
              <w:color w:val="0070C0"/>
            </w:rPr>
          </w:rPrChange>
        </w:rPr>
      </w:pPr>
    </w:p>
    <w:p w14:paraId="3ECA8BAB" w14:textId="57632BA5" w:rsidR="00237AD2" w:rsidRPr="00304283" w:rsidDel="00304283" w:rsidRDefault="00237AD2" w:rsidP="00515151">
      <w:pPr>
        <w:pStyle w:val="PSDS-CorpodeTexto"/>
        <w:numPr>
          <w:ilvl w:val="0"/>
          <w:numId w:val="7"/>
        </w:numPr>
        <w:jc w:val="both"/>
        <w:rPr>
          <w:del w:id="2105" w:author="Marcus Fernandes" w:date="2021-07-24T21:34:00Z"/>
          <w:rFonts w:ascii="Times New Roman" w:hAnsi="Times New Roman"/>
          <w:color w:val="000000" w:themeColor="text1"/>
          <w:rPrChange w:id="2106" w:author="Marcus Fernandes" w:date="2021-07-24T21:35:00Z">
            <w:rPr>
              <w:del w:id="2107" w:author="Marcus Fernandes" w:date="2021-07-24T21:34:00Z"/>
              <w:color w:val="000000"/>
            </w:rPr>
          </w:rPrChange>
        </w:rPr>
      </w:pPr>
      <w:del w:id="2108" w:author="Marcus Fernandes" w:date="2021-07-24T21:34:00Z">
        <w:r w:rsidRPr="0875919E" w:rsidDel="0875919E">
          <w:rPr>
            <w:color w:val="000000" w:themeColor="text1"/>
            <w:rPrChange w:id="2109" w:author="Marcus Fernandes" w:date="2021-07-24T21:35:00Z">
              <w:rPr>
                <w:b/>
                <w:bCs/>
                <w:color w:val="0070C0"/>
              </w:rPr>
            </w:rPrChange>
          </w:rPr>
          <w:delText xml:space="preserve">Sigilo </w:delText>
        </w:r>
      </w:del>
      <w:ins w:id="2110" w:author="Marcus Fernandes" w:date="2021-07-24T21:34:00Z">
        <w:r w:rsidR="0875919E" w:rsidRPr="0875919E">
          <w:rPr>
            <w:rFonts w:ascii="Times New Roman" w:hAnsi="Times New Roman"/>
            <w:color w:val="000000" w:themeColor="text1"/>
            <w:rPrChange w:id="2111" w:author="Marcus Fernandes" w:date="2021-07-24T21:35:00Z">
              <w:rPr>
                <w:b/>
                <w:bCs/>
                <w:color w:val="000000" w:themeColor="text1"/>
              </w:rPr>
            </w:rPrChange>
          </w:rPr>
          <w:t xml:space="preserve">Sigilo </w:t>
        </w:r>
        <w:r w:rsidR="0875919E" w:rsidRPr="0875919E">
          <w:rPr>
            <w:rFonts w:ascii="Times New Roman" w:hAnsi="Times New Roman"/>
            <w:color w:val="000000" w:themeColor="text1"/>
            <w:rPrChange w:id="2112" w:author="Marcus Fernandes" w:date="2021-07-24T21:35:00Z">
              <w:rPr>
                <w:color w:val="000000" w:themeColor="text1"/>
              </w:rPr>
            </w:rPrChange>
          </w:rPr>
          <w:t>– Todas as informações estarão sob sigilo e cabe unicamente aos administradores do sistema gerir tais dados e fazer uso dos mesmos.</w:t>
        </w:r>
      </w:ins>
      <w:del w:id="2113" w:author="Marcus Fernandes" w:date="2021-07-24T21:34:00Z">
        <w:r w:rsidRPr="0875919E" w:rsidDel="0875919E">
          <w:rPr>
            <w:color w:val="000000" w:themeColor="text1"/>
            <w:rPrChange w:id="2114" w:author="Marcus Fernandes" w:date="2021-07-24T21:35:00Z">
              <w:rPr>
                <w:color w:val="0070C0"/>
              </w:rPr>
            </w:rPrChange>
          </w:rPr>
          <w:delText>– Sabe-se que o sistema e os dados manipulados por este são de sigilo absoluto, mas os critérios e procedimentos que garantam tal sigilo serão especificados em detalhes na próxima fase do projeto.</w:delText>
        </w:r>
      </w:del>
    </w:p>
    <w:p w14:paraId="128E3628" w14:textId="77777777" w:rsidR="00304283" w:rsidRPr="003D6E69" w:rsidRDefault="00304283" w:rsidP="00515151">
      <w:pPr>
        <w:pStyle w:val="PSDS-CorpodeTexto"/>
        <w:numPr>
          <w:ilvl w:val="0"/>
          <w:numId w:val="7"/>
        </w:numPr>
        <w:jc w:val="both"/>
        <w:rPr>
          <w:ins w:id="2115" w:author="Marcus Fernandes" w:date="2021-07-24T21:35:00Z"/>
          <w:rFonts w:ascii="Times New Roman" w:hAnsi="Times New Roman"/>
          <w:color w:val="0070C0"/>
        </w:rPr>
      </w:pPr>
    </w:p>
    <w:p w14:paraId="7B5CED91" w14:textId="77777777" w:rsidR="00237AD2" w:rsidRPr="00237AD2" w:rsidRDefault="00237AD2">
      <w:pPr>
        <w:pStyle w:val="PSDS-CorpodeTexto"/>
        <w:ind w:left="1428"/>
        <w:jc w:val="both"/>
        <w:pPrChange w:id="2116" w:author="Marcus Fernandes" w:date="2021-07-24T21:35:00Z">
          <w:pPr>
            <w:pStyle w:val="PSDS-CorpodeTexto"/>
            <w:numPr>
              <w:numId w:val="7"/>
            </w:numPr>
            <w:tabs>
              <w:tab w:val="num" w:pos="1428"/>
            </w:tabs>
            <w:ind w:left="1428" w:hanging="360"/>
            <w:jc w:val="both"/>
          </w:pPr>
        </w:pPrChange>
      </w:pPr>
    </w:p>
    <w:p w14:paraId="3712DAB3" w14:textId="3FE34391" w:rsidR="00237AD2" w:rsidRDefault="0875919E" w:rsidP="00237AD2">
      <w:pPr>
        <w:pStyle w:val="Ttulo2"/>
      </w:pPr>
      <w:bookmarkStart w:id="2117" w:name="_Toc21111887"/>
      <w:r>
        <w:t xml:space="preserve">Outros </w:t>
      </w:r>
      <w:del w:id="2118" w:author="Marcus Fernandes" w:date="2021-07-24T21:36:00Z">
        <w:r w:rsidR="025B807F" w:rsidDel="0875919E">
          <w:delText>Requisistos</w:delText>
        </w:r>
      </w:del>
      <w:ins w:id="2119" w:author="Marcus Fernandes" w:date="2021-07-24T21:36:00Z">
        <w:r>
          <w:t>Requisitos</w:t>
        </w:r>
      </w:ins>
      <w:r>
        <w:t xml:space="preserve"> Não Funcionais</w:t>
      </w:r>
      <w:bookmarkEnd w:id="2117"/>
    </w:p>
    <w:p w14:paraId="695CC4CA" w14:textId="21F5DFAE" w:rsidR="006F5F65" w:rsidRPr="00304283" w:rsidDel="00304283" w:rsidRDefault="008E0A47" w:rsidP="00237AD2">
      <w:pPr>
        <w:pStyle w:val="Recuodecorpodetexto"/>
        <w:jc w:val="both"/>
        <w:rPr>
          <w:del w:id="2120" w:author="Marcus Fernandes" w:date="2021-07-24T21:35:00Z"/>
          <w:color w:val="000000" w:themeColor="text1"/>
          <w:u w:val="none"/>
          <w:lang w:eastAsia="pt-BR"/>
          <w:rPrChange w:id="2121" w:author="Marcus Fernandes" w:date="2021-07-24T21:36:00Z">
            <w:rPr>
              <w:del w:id="2122" w:author="Marcus Fernandes" w:date="2021-07-24T21:35:00Z"/>
              <w:i w:val="0"/>
              <w:iCs w:val="0"/>
              <w:color w:val="auto"/>
              <w:u w:val="none"/>
              <w:lang w:eastAsia="pt-BR"/>
            </w:rPr>
          </w:rPrChange>
        </w:rPr>
      </w:pPr>
      <w:del w:id="2123" w:author="Marcus Fernandes" w:date="2021-07-24T21:35:00Z">
        <w:r w:rsidRPr="00304283" w:rsidDel="00304283">
          <w:rPr>
            <w:i w:val="0"/>
            <w:iCs w:val="0"/>
            <w:color w:val="000000" w:themeColor="text1"/>
            <w:lang w:eastAsia="pt-BR"/>
            <w:rPrChange w:id="2124" w:author="Marcus Fernandes" w:date="2021-07-24T21:36:00Z">
              <w:rPr>
                <w:i w:val="0"/>
                <w:iCs w:val="0"/>
                <w:lang w:eastAsia="pt-BR"/>
              </w:rPr>
            </w:rPrChange>
          </w:rPr>
          <w:delText xml:space="preserve">Descreve-e aqui </w:delText>
        </w:r>
        <w:r w:rsidR="00237AD2" w:rsidRPr="00304283" w:rsidDel="00304283">
          <w:rPr>
            <w:i w:val="0"/>
            <w:iCs w:val="0"/>
            <w:color w:val="000000" w:themeColor="text1"/>
            <w:lang w:eastAsia="pt-BR"/>
            <w:rPrChange w:id="2125" w:author="Marcus Fernandes" w:date="2021-07-24T21:36:00Z">
              <w:rPr>
                <w:i w:val="0"/>
                <w:iCs w:val="0"/>
                <w:lang w:eastAsia="pt-BR"/>
              </w:rPr>
            </w:rPrChange>
          </w:rPr>
          <w:delText>os requisitos identificados para o sistema que não estão mapeados dentro da classificação adotada no corpo d</w:delText>
        </w:r>
        <w:r w:rsidR="006F5F65" w:rsidRPr="00304283" w:rsidDel="00304283">
          <w:rPr>
            <w:i w:val="0"/>
            <w:iCs w:val="0"/>
            <w:color w:val="000000" w:themeColor="text1"/>
            <w:lang w:eastAsia="pt-BR"/>
            <w:rPrChange w:id="2126" w:author="Marcus Fernandes" w:date="2021-07-24T21:36:00Z">
              <w:rPr>
                <w:i w:val="0"/>
                <w:iCs w:val="0"/>
                <w:lang w:eastAsia="pt-BR"/>
              </w:rPr>
            </w:rPrChange>
          </w:rPr>
          <w:delText>esse</w:delText>
        </w:r>
        <w:r w:rsidR="00237AD2" w:rsidRPr="00304283" w:rsidDel="00304283">
          <w:rPr>
            <w:i w:val="0"/>
            <w:iCs w:val="0"/>
            <w:color w:val="000000" w:themeColor="text1"/>
            <w:lang w:eastAsia="pt-BR"/>
            <w:rPrChange w:id="2127" w:author="Marcus Fernandes" w:date="2021-07-24T21:36:00Z">
              <w:rPr>
                <w:i w:val="0"/>
                <w:iCs w:val="0"/>
                <w:lang w:eastAsia="pt-BR"/>
              </w:rPr>
            </w:rPrChange>
          </w:rPr>
          <w:delText xml:space="preserve"> documento. </w:delText>
        </w:r>
      </w:del>
    </w:p>
    <w:p w14:paraId="26F66954" w14:textId="7092DFF0" w:rsidR="006F5F65" w:rsidRPr="00304283" w:rsidDel="00304283" w:rsidRDefault="006F5F65" w:rsidP="00237AD2">
      <w:pPr>
        <w:pStyle w:val="Recuodecorpodetexto"/>
        <w:jc w:val="both"/>
        <w:rPr>
          <w:del w:id="2128" w:author="Marcus Fernandes" w:date="2021-07-24T21:35:00Z"/>
          <w:color w:val="000000" w:themeColor="text1"/>
          <w:u w:val="none"/>
          <w:lang w:eastAsia="pt-BR"/>
          <w:rPrChange w:id="2129" w:author="Marcus Fernandes" w:date="2021-07-24T21:36:00Z">
            <w:rPr>
              <w:del w:id="2130" w:author="Marcus Fernandes" w:date="2021-07-24T21:35:00Z"/>
              <w:i w:val="0"/>
              <w:iCs w:val="0"/>
              <w:color w:val="auto"/>
              <w:u w:val="none"/>
              <w:lang w:eastAsia="pt-BR"/>
            </w:rPr>
          </w:rPrChange>
        </w:rPr>
      </w:pPr>
    </w:p>
    <w:p w14:paraId="56337D3A" w14:textId="06389822" w:rsidR="00237AD2" w:rsidRPr="00304283" w:rsidDel="00304283" w:rsidRDefault="00D849DE" w:rsidP="00237AD2">
      <w:pPr>
        <w:pStyle w:val="Recuodecorpodetexto"/>
        <w:jc w:val="both"/>
        <w:rPr>
          <w:del w:id="2131" w:author="Marcus Fernandes" w:date="2021-07-24T21:35:00Z"/>
          <w:color w:val="000000" w:themeColor="text1"/>
          <w:u w:val="none"/>
          <w:lang w:eastAsia="pt-BR"/>
          <w:rPrChange w:id="2132" w:author="Marcus Fernandes" w:date="2021-07-24T21:36:00Z">
            <w:rPr>
              <w:del w:id="2133" w:author="Marcus Fernandes" w:date="2021-07-24T21:35:00Z"/>
              <w:i w:val="0"/>
              <w:iCs w:val="0"/>
              <w:color w:val="0070C0"/>
              <w:u w:val="none"/>
              <w:lang w:eastAsia="pt-BR"/>
            </w:rPr>
          </w:rPrChange>
        </w:rPr>
      </w:pPr>
      <w:del w:id="2134" w:author="Marcus Fernandes" w:date="2021-07-24T21:35:00Z">
        <w:r w:rsidRPr="00304283" w:rsidDel="00304283">
          <w:rPr>
            <w:i w:val="0"/>
            <w:iCs w:val="0"/>
            <w:color w:val="000000" w:themeColor="text1"/>
            <w:lang w:eastAsia="pt-BR"/>
            <w:rPrChange w:id="2135" w:author="Marcus Fernandes" w:date="2021-07-24T21:36:00Z">
              <w:rPr>
                <w:i w:val="0"/>
                <w:iCs w:val="0"/>
                <w:color w:val="0070C0"/>
                <w:lang w:eastAsia="pt-BR"/>
              </w:rPr>
            </w:rPrChange>
          </w:rPr>
          <w:delText xml:space="preserve">Por exemplo:  </w:delText>
        </w:r>
        <w:r w:rsidR="00237AD2" w:rsidRPr="00304283" w:rsidDel="00304283">
          <w:rPr>
            <w:i w:val="0"/>
            <w:iCs w:val="0"/>
            <w:color w:val="000000" w:themeColor="text1"/>
            <w:lang w:eastAsia="pt-BR"/>
            <w:rPrChange w:id="2136" w:author="Marcus Fernandes" w:date="2021-07-24T21:36:00Z">
              <w:rPr>
                <w:i w:val="0"/>
                <w:iCs w:val="0"/>
                <w:color w:val="0070C0"/>
                <w:lang w:eastAsia="pt-BR"/>
              </w:rPr>
            </w:rPrChange>
          </w:rPr>
          <w:delText>É necessário prover mecanismos de captura de dados e realização de cálculos estatísticos referentes aos seguintes itens:</w:delText>
        </w:r>
      </w:del>
    </w:p>
    <w:p w14:paraId="1057FF60" w14:textId="24B85376" w:rsidR="00237AD2" w:rsidRPr="00304283" w:rsidDel="00304283" w:rsidRDefault="00237AD2" w:rsidP="00237AD2">
      <w:pPr>
        <w:pStyle w:val="PSDS-CorpodeTexto"/>
        <w:ind w:left="1416"/>
        <w:jc w:val="both"/>
        <w:rPr>
          <w:del w:id="2137" w:author="Marcus Fernandes" w:date="2021-07-24T21:35:00Z"/>
          <w:rFonts w:ascii="Times New Roman" w:hAnsi="Times New Roman"/>
          <w:color w:val="000000" w:themeColor="text1"/>
          <w:rPrChange w:id="2138" w:author="Marcus Fernandes" w:date="2021-07-24T21:36:00Z">
            <w:rPr>
              <w:del w:id="2139" w:author="Marcus Fernandes" w:date="2021-07-24T21:35:00Z"/>
              <w:rFonts w:ascii="Times New Roman" w:hAnsi="Times New Roman"/>
              <w:color w:val="0070C0"/>
            </w:rPr>
          </w:rPrChange>
        </w:rPr>
      </w:pPr>
      <w:del w:id="2140" w:author="Marcus Fernandes" w:date="2021-07-24T21:35:00Z">
        <w:r w:rsidRPr="00304283" w:rsidDel="00304283">
          <w:rPr>
            <w:color w:val="000000" w:themeColor="text1"/>
            <w:rPrChange w:id="2141" w:author="Marcus Fernandes" w:date="2021-07-24T21:36:00Z">
              <w:rPr>
                <w:color w:val="0070C0"/>
              </w:rPr>
            </w:rPrChange>
          </w:rPr>
          <w:delText>• Apuração do tempo médio de resposta de módulos residentes nas estações servidoras.</w:delText>
        </w:r>
      </w:del>
    </w:p>
    <w:p w14:paraId="1AECCF88" w14:textId="77E2BCF4" w:rsidR="00237AD2" w:rsidRPr="00304283" w:rsidDel="00304283" w:rsidRDefault="00237AD2" w:rsidP="00237AD2">
      <w:pPr>
        <w:pStyle w:val="PSDS-CorpodeTexto"/>
        <w:ind w:left="1416"/>
        <w:jc w:val="both"/>
        <w:rPr>
          <w:del w:id="2142" w:author="Marcus Fernandes" w:date="2021-07-24T21:35:00Z"/>
          <w:rFonts w:ascii="Times New Roman" w:hAnsi="Times New Roman"/>
          <w:color w:val="000000" w:themeColor="text1"/>
          <w:rPrChange w:id="2143" w:author="Marcus Fernandes" w:date="2021-07-24T21:36:00Z">
            <w:rPr>
              <w:del w:id="2144" w:author="Marcus Fernandes" w:date="2021-07-24T21:35:00Z"/>
              <w:rFonts w:ascii="Times New Roman" w:hAnsi="Times New Roman"/>
              <w:color w:val="0070C0"/>
            </w:rPr>
          </w:rPrChange>
        </w:rPr>
      </w:pPr>
      <w:del w:id="2145" w:author="Marcus Fernandes" w:date="2021-07-24T21:35:00Z">
        <w:r w:rsidRPr="00304283" w:rsidDel="00304283">
          <w:rPr>
            <w:color w:val="000000" w:themeColor="text1"/>
            <w:rPrChange w:id="2146" w:author="Marcus Fernandes" w:date="2021-07-24T21:36:00Z">
              <w:rPr>
                <w:color w:val="0070C0"/>
              </w:rPr>
            </w:rPrChange>
          </w:rPr>
          <w:delText>• Consumo de memória das estações servidoras por parte do</w:delText>
        </w:r>
        <w:r w:rsidR="006F5F65" w:rsidRPr="00304283" w:rsidDel="00304283">
          <w:rPr>
            <w:color w:val="000000" w:themeColor="text1"/>
            <w:rPrChange w:id="2147" w:author="Marcus Fernandes" w:date="2021-07-24T21:36:00Z">
              <w:rPr>
                <w:color w:val="0070C0"/>
              </w:rPr>
            </w:rPrChange>
          </w:rPr>
          <w:delText xml:space="preserve"> sistema</w:delText>
        </w:r>
        <w:r w:rsidRPr="00304283" w:rsidDel="00304283">
          <w:rPr>
            <w:color w:val="000000" w:themeColor="text1"/>
            <w:rPrChange w:id="2148" w:author="Marcus Fernandes" w:date="2021-07-24T21:36:00Z">
              <w:rPr>
                <w:color w:val="0070C0"/>
              </w:rPr>
            </w:rPrChange>
          </w:rPr>
          <w:delText>.</w:delText>
        </w:r>
      </w:del>
    </w:p>
    <w:p w14:paraId="09E25D17" w14:textId="2AAD06D4" w:rsidR="00237AD2" w:rsidRPr="00304283" w:rsidDel="00304283" w:rsidRDefault="00237AD2" w:rsidP="00237AD2">
      <w:pPr>
        <w:pStyle w:val="PSDS-CorpodeTexto"/>
        <w:ind w:left="1416"/>
        <w:jc w:val="both"/>
        <w:rPr>
          <w:del w:id="2149" w:author="Marcus Fernandes" w:date="2021-07-24T21:35:00Z"/>
          <w:rFonts w:ascii="Times New Roman" w:hAnsi="Times New Roman"/>
          <w:color w:val="000000" w:themeColor="text1"/>
          <w:rPrChange w:id="2150" w:author="Marcus Fernandes" w:date="2021-07-24T21:36:00Z">
            <w:rPr>
              <w:del w:id="2151" w:author="Marcus Fernandes" w:date="2021-07-24T21:35:00Z"/>
              <w:rFonts w:ascii="Times New Roman" w:hAnsi="Times New Roman"/>
              <w:color w:val="0070C0"/>
            </w:rPr>
          </w:rPrChange>
        </w:rPr>
      </w:pPr>
      <w:del w:id="2152" w:author="Marcus Fernandes" w:date="2021-07-24T21:35:00Z">
        <w:r w:rsidRPr="00304283" w:rsidDel="00304283">
          <w:rPr>
            <w:color w:val="000000" w:themeColor="text1"/>
            <w:rPrChange w:id="2153" w:author="Marcus Fernandes" w:date="2021-07-24T21:36:00Z">
              <w:rPr>
                <w:color w:val="0070C0"/>
              </w:rPr>
            </w:rPrChange>
          </w:rPr>
          <w:delText>• Quantidade de usuários simultâneos par</w:delText>
        </w:r>
        <w:r w:rsidR="006F5F65" w:rsidRPr="00304283" w:rsidDel="00304283">
          <w:rPr>
            <w:color w:val="000000" w:themeColor="text1"/>
            <w:rPrChange w:id="2154" w:author="Marcus Fernandes" w:date="2021-07-24T21:36:00Z">
              <w:rPr>
                <w:color w:val="0070C0"/>
              </w:rPr>
            </w:rPrChange>
          </w:rPr>
          <w:delText>a o s</w:delText>
        </w:r>
        <w:r w:rsidRPr="00304283" w:rsidDel="00304283">
          <w:rPr>
            <w:color w:val="000000" w:themeColor="text1"/>
            <w:rPrChange w:id="2155" w:author="Marcus Fernandes" w:date="2021-07-24T21:36:00Z">
              <w:rPr>
                <w:color w:val="0070C0"/>
              </w:rPr>
            </w:rPrChange>
          </w:rPr>
          <w:delText xml:space="preserve">istema instalados nas estações servidoras da </w:delText>
        </w:r>
        <w:r w:rsidR="006F5F65" w:rsidRPr="00304283" w:rsidDel="00304283">
          <w:rPr>
            <w:color w:val="000000" w:themeColor="text1"/>
            <w:rPrChange w:id="2156" w:author="Marcus Fernandes" w:date="2021-07-24T21:36:00Z">
              <w:rPr>
                <w:color w:val="0070C0"/>
              </w:rPr>
            </w:rPrChange>
          </w:rPr>
          <w:delText>empresa XYZ</w:delText>
        </w:r>
        <w:r w:rsidRPr="00304283" w:rsidDel="00304283">
          <w:rPr>
            <w:color w:val="000000" w:themeColor="text1"/>
            <w:rPrChange w:id="2157" w:author="Marcus Fernandes" w:date="2021-07-24T21:36:00Z">
              <w:rPr>
                <w:color w:val="0070C0"/>
              </w:rPr>
            </w:rPrChange>
          </w:rPr>
          <w:delText>.</w:delText>
        </w:r>
      </w:del>
    </w:p>
    <w:p w14:paraId="4C19F62C" w14:textId="4AEBB879" w:rsidR="00237AD2" w:rsidRPr="00304283" w:rsidDel="00304283" w:rsidRDefault="00237AD2" w:rsidP="00237AD2">
      <w:pPr>
        <w:pStyle w:val="PSDS-CorpodeTexto"/>
        <w:ind w:left="1416"/>
        <w:rPr>
          <w:del w:id="2158" w:author="Marcus Fernandes" w:date="2021-07-24T21:35:00Z"/>
          <w:rFonts w:ascii="Times New Roman" w:hAnsi="Times New Roman"/>
          <w:color w:val="000000" w:themeColor="text1"/>
          <w:rPrChange w:id="2159" w:author="Marcus Fernandes" w:date="2021-07-24T21:36:00Z">
            <w:rPr>
              <w:del w:id="2160" w:author="Marcus Fernandes" w:date="2021-07-24T21:35:00Z"/>
              <w:rFonts w:ascii="Times New Roman" w:hAnsi="Times New Roman"/>
              <w:color w:val="000000"/>
            </w:rPr>
          </w:rPrChange>
        </w:rPr>
      </w:pPr>
    </w:p>
    <w:p w14:paraId="1B05E661" w14:textId="3F06CF9F" w:rsidR="00237AD2" w:rsidRPr="00304283" w:rsidDel="00304283" w:rsidRDefault="00237AD2" w:rsidP="00F02D39">
      <w:pPr>
        <w:widowControl/>
        <w:numPr>
          <w:ilvl w:val="0"/>
          <w:numId w:val="8"/>
        </w:numPr>
        <w:autoSpaceDE w:val="0"/>
        <w:autoSpaceDN w:val="0"/>
        <w:adjustRightInd w:val="0"/>
        <w:spacing w:line="240" w:lineRule="auto"/>
        <w:jc w:val="both"/>
        <w:rPr>
          <w:del w:id="2161" w:author="Marcus Fernandes" w:date="2021-07-24T21:35:00Z"/>
          <w:color w:val="000000" w:themeColor="text1"/>
          <w:rPrChange w:id="2162" w:author="Marcus Fernandes" w:date="2021-07-24T21:36:00Z">
            <w:rPr>
              <w:del w:id="2163" w:author="Marcus Fernandes" w:date="2021-07-24T21:35:00Z"/>
              <w:color w:val="0070C0"/>
            </w:rPr>
          </w:rPrChange>
        </w:rPr>
      </w:pPr>
      <w:del w:id="2164" w:author="Marcus Fernandes" w:date="2021-07-24T21:35:00Z">
        <w:r w:rsidRPr="00304283" w:rsidDel="00304283">
          <w:rPr>
            <w:color w:val="000000" w:themeColor="text1"/>
            <w:lang w:eastAsia="pt-BR"/>
            <w:rPrChange w:id="2165" w:author="Marcus Fernandes" w:date="2021-07-24T21:36:00Z">
              <w:rPr>
                <w:b/>
                <w:bCs/>
                <w:color w:val="0070C0"/>
                <w:lang w:eastAsia="pt-BR"/>
              </w:rPr>
            </w:rPrChange>
          </w:rPr>
          <w:delText>Condições de Entrega</w:delText>
        </w:r>
        <w:r w:rsidRPr="00304283" w:rsidDel="00304283">
          <w:rPr>
            <w:color w:val="000000" w:themeColor="text1"/>
            <w:rPrChange w:id="2166" w:author="Marcus Fernandes" w:date="2021-07-24T21:36:00Z">
              <w:rPr>
                <w:b/>
                <w:bCs/>
                <w:color w:val="0070C0"/>
              </w:rPr>
            </w:rPrChange>
          </w:rPr>
          <w:delText xml:space="preserve"> </w:delText>
        </w:r>
        <w:r w:rsidRPr="00304283" w:rsidDel="00304283">
          <w:rPr>
            <w:color w:val="000000" w:themeColor="text1"/>
            <w:rPrChange w:id="2167" w:author="Marcus Fernandes" w:date="2021-07-24T21:36:00Z">
              <w:rPr>
                <w:color w:val="0070C0"/>
              </w:rPr>
            </w:rPrChange>
          </w:rPr>
          <w:delText xml:space="preserve">– </w:delText>
        </w:r>
        <w:r w:rsidRPr="00304283" w:rsidDel="00304283">
          <w:rPr>
            <w:color w:val="000000" w:themeColor="text1"/>
            <w:lang w:eastAsia="pt-BR"/>
            <w:rPrChange w:id="2168" w:author="Marcus Fernandes" w:date="2021-07-24T21:36:00Z">
              <w:rPr>
                <w:color w:val="0070C0"/>
                <w:lang w:eastAsia="pt-BR"/>
              </w:rPr>
            </w:rPrChange>
          </w:rPr>
          <w:delText>As disposições deste item estão previstas nas cláusulas do convênio entre a UFOP e a QQQ.</w:delText>
        </w:r>
      </w:del>
    </w:p>
    <w:p w14:paraId="4C63DC66" w14:textId="34A9BFF6" w:rsidR="00237AD2" w:rsidRPr="00304283" w:rsidDel="00304283" w:rsidRDefault="00237AD2" w:rsidP="00F02D39">
      <w:pPr>
        <w:widowControl/>
        <w:numPr>
          <w:ilvl w:val="0"/>
          <w:numId w:val="8"/>
        </w:numPr>
        <w:autoSpaceDE w:val="0"/>
        <w:autoSpaceDN w:val="0"/>
        <w:adjustRightInd w:val="0"/>
        <w:spacing w:line="240" w:lineRule="auto"/>
        <w:jc w:val="both"/>
        <w:rPr>
          <w:del w:id="2169" w:author="Marcus Fernandes" w:date="2021-07-24T21:35:00Z"/>
          <w:color w:val="000000" w:themeColor="text1"/>
          <w:rPrChange w:id="2170" w:author="Marcus Fernandes" w:date="2021-07-24T21:36:00Z">
            <w:rPr>
              <w:del w:id="2171" w:author="Marcus Fernandes" w:date="2021-07-24T21:35:00Z"/>
              <w:color w:val="0070C0"/>
            </w:rPr>
          </w:rPrChange>
        </w:rPr>
      </w:pPr>
      <w:del w:id="2172" w:author="Marcus Fernandes" w:date="2021-07-24T21:35:00Z">
        <w:r w:rsidRPr="00304283" w:rsidDel="00304283">
          <w:rPr>
            <w:color w:val="000000" w:themeColor="text1"/>
            <w:lang w:eastAsia="pt-BR"/>
            <w:rPrChange w:id="2173" w:author="Marcus Fernandes" w:date="2021-07-24T21:36:00Z">
              <w:rPr>
                <w:b/>
                <w:bCs/>
                <w:color w:val="0070C0"/>
                <w:lang w:eastAsia="pt-BR"/>
              </w:rPr>
            </w:rPrChange>
          </w:rPr>
          <w:delText>Orçamentária e Financeira</w:delText>
        </w:r>
        <w:r w:rsidRPr="00304283" w:rsidDel="00304283">
          <w:rPr>
            <w:color w:val="000000" w:themeColor="text1"/>
            <w:rPrChange w:id="2174" w:author="Marcus Fernandes" w:date="2021-07-24T21:36:00Z">
              <w:rPr>
                <w:b/>
                <w:bCs/>
                <w:color w:val="0070C0"/>
              </w:rPr>
            </w:rPrChange>
          </w:rPr>
          <w:delText xml:space="preserve"> </w:delText>
        </w:r>
        <w:r w:rsidRPr="00304283" w:rsidDel="00304283">
          <w:rPr>
            <w:color w:val="000000" w:themeColor="text1"/>
            <w:rPrChange w:id="2175" w:author="Marcus Fernandes" w:date="2021-07-24T21:36:00Z">
              <w:rPr>
                <w:color w:val="0070C0"/>
              </w:rPr>
            </w:rPrChange>
          </w:rPr>
          <w:delText xml:space="preserve">– </w:delText>
        </w:r>
        <w:r w:rsidRPr="00304283" w:rsidDel="00304283">
          <w:rPr>
            <w:color w:val="000000" w:themeColor="text1"/>
            <w:lang w:eastAsia="pt-BR"/>
            <w:rPrChange w:id="2176" w:author="Marcus Fernandes" w:date="2021-07-24T21:36:00Z">
              <w:rPr>
                <w:color w:val="0070C0"/>
                <w:lang w:eastAsia="pt-BR"/>
              </w:rPr>
            </w:rPrChange>
          </w:rPr>
          <w:delText xml:space="preserve">Antes da assinatura do convênio e antes de ter sido empenhada pela administração, existe uma limitação de ordem orçamentária e financeira que é o contingenciamento dos recursos que poderiam vir a ser alocados para o </w:delText>
        </w:r>
        <w:r w:rsidR="0063663B" w:rsidRPr="00304283" w:rsidDel="00304283">
          <w:rPr>
            <w:color w:val="000000" w:themeColor="text1"/>
            <w:lang w:eastAsia="pt-BR"/>
            <w:rPrChange w:id="2177" w:author="Marcus Fernandes" w:date="2021-07-24T21:36:00Z">
              <w:rPr>
                <w:color w:val="0070C0"/>
                <w:lang w:eastAsia="pt-BR"/>
              </w:rPr>
            </w:rPrChange>
          </w:rPr>
          <w:delText>desenvolvimento</w:delText>
        </w:r>
        <w:r w:rsidRPr="00304283" w:rsidDel="00304283">
          <w:rPr>
            <w:color w:val="000000" w:themeColor="text1"/>
            <w:lang w:eastAsia="pt-BR"/>
            <w:rPrChange w:id="2178" w:author="Marcus Fernandes" w:date="2021-07-24T21:36:00Z">
              <w:rPr>
                <w:color w:val="0070C0"/>
                <w:lang w:eastAsia="pt-BR"/>
              </w:rPr>
            </w:rPrChange>
          </w:rPr>
          <w:delText>.</w:delText>
        </w:r>
      </w:del>
    </w:p>
    <w:p w14:paraId="2E0B01A2" w14:textId="78071812" w:rsidR="00237AD2" w:rsidRPr="00304283" w:rsidDel="00304283" w:rsidRDefault="00237AD2" w:rsidP="00F02D39">
      <w:pPr>
        <w:pStyle w:val="PSDS-CorpodeTexto"/>
        <w:numPr>
          <w:ilvl w:val="0"/>
          <w:numId w:val="8"/>
        </w:numPr>
        <w:jc w:val="both"/>
        <w:rPr>
          <w:del w:id="2179" w:author="Marcus Fernandes" w:date="2021-07-24T21:35:00Z"/>
          <w:rFonts w:ascii="Times New Roman" w:hAnsi="Times New Roman"/>
          <w:color w:val="000000" w:themeColor="text1"/>
          <w:rPrChange w:id="2180" w:author="Marcus Fernandes" w:date="2021-07-24T21:36:00Z">
            <w:rPr>
              <w:del w:id="2181" w:author="Marcus Fernandes" w:date="2021-07-24T21:35:00Z"/>
              <w:rFonts w:ascii="Times New Roman" w:hAnsi="Times New Roman"/>
              <w:color w:val="0070C0"/>
            </w:rPr>
          </w:rPrChange>
        </w:rPr>
      </w:pPr>
      <w:del w:id="2182" w:author="Marcus Fernandes" w:date="2021-07-24T21:35:00Z">
        <w:r w:rsidRPr="00304283" w:rsidDel="00304283">
          <w:rPr>
            <w:color w:val="000000" w:themeColor="text1"/>
            <w:rPrChange w:id="2183" w:author="Marcus Fernandes" w:date="2021-07-24T21:36:00Z">
              <w:rPr>
                <w:b/>
                <w:bCs/>
                <w:color w:val="0070C0"/>
              </w:rPr>
            </w:rPrChange>
          </w:rPr>
          <w:delText xml:space="preserve">Financeira </w:delText>
        </w:r>
        <w:r w:rsidRPr="00304283" w:rsidDel="00304283">
          <w:rPr>
            <w:color w:val="000000" w:themeColor="text1"/>
            <w:rPrChange w:id="2184" w:author="Marcus Fernandes" w:date="2021-07-24T21:36:00Z">
              <w:rPr>
                <w:color w:val="0070C0"/>
              </w:rPr>
            </w:rPrChange>
          </w:rPr>
          <w:delText>– Depois da assinatura do convênio, uma limitação financeira ao projeto é o instituto do empenho (instrumento no qual a administração pública se compromete a fazer o pagamento por um determinado compromisso).</w:delText>
        </w:r>
      </w:del>
    </w:p>
    <w:p w14:paraId="774A6FC0" w14:textId="68813007" w:rsidR="00237AD2" w:rsidRPr="00304283" w:rsidDel="00304283" w:rsidRDefault="00237AD2" w:rsidP="00F02D39">
      <w:pPr>
        <w:pStyle w:val="PSDS-CorpodeTexto"/>
        <w:numPr>
          <w:ilvl w:val="0"/>
          <w:numId w:val="8"/>
        </w:numPr>
        <w:jc w:val="both"/>
        <w:rPr>
          <w:del w:id="2185" w:author="Marcus Fernandes" w:date="2021-07-24T21:35:00Z"/>
          <w:rFonts w:ascii="Times New Roman" w:hAnsi="Times New Roman"/>
          <w:color w:val="000000" w:themeColor="text1"/>
          <w:rPrChange w:id="2186" w:author="Marcus Fernandes" w:date="2021-07-24T21:36:00Z">
            <w:rPr>
              <w:del w:id="2187" w:author="Marcus Fernandes" w:date="2021-07-24T21:35:00Z"/>
              <w:rFonts w:ascii="Times New Roman" w:hAnsi="Times New Roman"/>
              <w:color w:val="0070C0"/>
            </w:rPr>
          </w:rPrChange>
        </w:rPr>
      </w:pPr>
      <w:del w:id="2188" w:author="Marcus Fernandes" w:date="2021-07-24T21:35:00Z">
        <w:r w:rsidRPr="00304283" w:rsidDel="00304283">
          <w:rPr>
            <w:color w:val="000000" w:themeColor="text1"/>
            <w:rPrChange w:id="2189" w:author="Marcus Fernandes" w:date="2021-07-24T21:36:00Z">
              <w:rPr>
                <w:b/>
                <w:bCs/>
                <w:color w:val="0070C0"/>
              </w:rPr>
            </w:rPrChange>
          </w:rPr>
          <w:delText xml:space="preserve">Econômicos </w:delText>
        </w:r>
        <w:r w:rsidRPr="00304283" w:rsidDel="00304283">
          <w:rPr>
            <w:color w:val="000000" w:themeColor="text1"/>
            <w:rPrChange w:id="2190" w:author="Marcus Fernandes" w:date="2021-07-24T21:36:00Z">
              <w:rPr>
                <w:color w:val="0070C0"/>
              </w:rPr>
            </w:rPrChange>
          </w:rPr>
          <w:delText>– Todas as compras devem ser feitas seguindo os trâmites da Lei nº 8.666 de 1993 e legislações pertinentes posteriores.</w:delText>
        </w:r>
      </w:del>
    </w:p>
    <w:p w14:paraId="7DAE1906" w14:textId="3BEE99EE" w:rsidR="00237AD2" w:rsidRPr="00304283" w:rsidDel="00304283" w:rsidRDefault="00237AD2" w:rsidP="00F02D39">
      <w:pPr>
        <w:pStyle w:val="PSDS-CorpodeTexto"/>
        <w:numPr>
          <w:ilvl w:val="0"/>
          <w:numId w:val="8"/>
        </w:numPr>
        <w:jc w:val="both"/>
        <w:rPr>
          <w:del w:id="2191" w:author="Marcus Fernandes" w:date="2021-07-24T21:35:00Z"/>
          <w:rFonts w:ascii="Times New Roman" w:hAnsi="Times New Roman"/>
          <w:color w:val="000000" w:themeColor="text1"/>
          <w:rPrChange w:id="2192" w:author="Marcus Fernandes" w:date="2021-07-24T21:36:00Z">
            <w:rPr>
              <w:del w:id="2193" w:author="Marcus Fernandes" w:date="2021-07-24T21:35:00Z"/>
              <w:rFonts w:ascii="Times New Roman" w:hAnsi="Times New Roman"/>
              <w:color w:val="0070C0"/>
            </w:rPr>
          </w:rPrChange>
        </w:rPr>
      </w:pPr>
      <w:del w:id="2194" w:author="Marcus Fernandes" w:date="2021-07-24T21:35:00Z">
        <w:r w:rsidRPr="00304283" w:rsidDel="00304283">
          <w:rPr>
            <w:color w:val="000000" w:themeColor="text1"/>
            <w:rPrChange w:id="2195" w:author="Marcus Fernandes" w:date="2021-07-24T21:36:00Z">
              <w:rPr>
                <w:b/>
                <w:bCs/>
                <w:color w:val="0070C0"/>
              </w:rPr>
            </w:rPrChange>
          </w:rPr>
          <w:delText xml:space="preserve">Distribuição </w:delText>
        </w:r>
        <w:r w:rsidRPr="00304283" w:rsidDel="00304283">
          <w:rPr>
            <w:color w:val="000000" w:themeColor="text1"/>
            <w:rPrChange w:id="2196" w:author="Marcus Fernandes" w:date="2021-07-24T21:36:00Z">
              <w:rPr>
                <w:color w:val="0070C0"/>
              </w:rPr>
            </w:rPrChange>
          </w:rPr>
          <w:delText>– O sistema deverá possuir um servidor de aplicações. A arquitetura do sistema deverá ser dividida em camada</w:delText>
        </w:r>
        <w:r w:rsidR="0063663B" w:rsidRPr="00304283" w:rsidDel="00304283">
          <w:rPr>
            <w:color w:val="000000" w:themeColor="text1"/>
            <w:rPrChange w:id="2197" w:author="Marcus Fernandes" w:date="2021-07-24T21:36:00Z">
              <w:rPr>
                <w:color w:val="0070C0"/>
              </w:rPr>
            </w:rPrChange>
          </w:rPr>
          <w:delText>s</w:delText>
        </w:r>
        <w:r w:rsidRPr="00304283" w:rsidDel="00304283">
          <w:rPr>
            <w:color w:val="000000" w:themeColor="text1"/>
            <w:rPrChange w:id="2198" w:author="Marcus Fernandes" w:date="2021-07-24T21:36:00Z">
              <w:rPr>
                <w:color w:val="0070C0"/>
              </w:rPr>
            </w:rPrChange>
          </w:rPr>
          <w:delText>, base de dados centralizada.</w:delText>
        </w:r>
      </w:del>
    </w:p>
    <w:p w14:paraId="1B02FA30" w14:textId="45C3A1C1" w:rsidR="00237AD2" w:rsidRPr="00304283" w:rsidDel="00304283" w:rsidRDefault="00237AD2" w:rsidP="00F02D39">
      <w:pPr>
        <w:pStyle w:val="PSDS-CorpodeTexto"/>
        <w:numPr>
          <w:ilvl w:val="0"/>
          <w:numId w:val="8"/>
        </w:numPr>
        <w:jc w:val="both"/>
        <w:rPr>
          <w:del w:id="2199" w:author="Marcus Fernandes" w:date="2021-07-24T21:35:00Z"/>
          <w:rFonts w:ascii="Times New Roman" w:hAnsi="Times New Roman"/>
          <w:color w:val="000000" w:themeColor="text1"/>
          <w:rPrChange w:id="2200" w:author="Marcus Fernandes" w:date="2021-07-24T21:36:00Z">
            <w:rPr>
              <w:del w:id="2201" w:author="Marcus Fernandes" w:date="2021-07-24T21:35:00Z"/>
              <w:rFonts w:ascii="Times New Roman" w:hAnsi="Times New Roman"/>
              <w:color w:val="0070C0"/>
            </w:rPr>
          </w:rPrChange>
        </w:rPr>
      </w:pPr>
      <w:del w:id="2202" w:author="Marcus Fernandes" w:date="2021-07-24T21:35:00Z">
        <w:r w:rsidRPr="00304283" w:rsidDel="00304283">
          <w:rPr>
            <w:color w:val="000000" w:themeColor="text1"/>
            <w:rPrChange w:id="2203" w:author="Marcus Fernandes" w:date="2021-07-24T21:36:00Z">
              <w:rPr>
                <w:b/>
                <w:bCs/>
                <w:color w:val="0070C0"/>
              </w:rPr>
            </w:rPrChange>
          </w:rPr>
          <w:delText xml:space="preserve">Monitoramento </w:delText>
        </w:r>
        <w:r w:rsidRPr="00304283" w:rsidDel="00304283">
          <w:rPr>
            <w:color w:val="000000" w:themeColor="text1"/>
            <w:rPrChange w:id="2204" w:author="Marcus Fernandes" w:date="2021-07-24T21:36:00Z">
              <w:rPr>
                <w:color w:val="0070C0"/>
              </w:rPr>
            </w:rPrChange>
          </w:rPr>
          <w:delText xml:space="preserve">– O sistema deverá controlar e gerenciar transações, transmissões e execuções realizadas em tempo de execução. Desta forma, deve manter logs pertinentes a cada um destes itens, para serem utilizados em auditorias, com o intuito de gerenciar e controlar o uso do </w:delText>
        </w:r>
        <w:r w:rsidR="006F5F65" w:rsidRPr="00304283" w:rsidDel="00304283">
          <w:rPr>
            <w:color w:val="000000" w:themeColor="text1"/>
            <w:rPrChange w:id="2205" w:author="Marcus Fernandes" w:date="2021-07-24T21:36:00Z">
              <w:rPr>
                <w:color w:val="0070C0"/>
              </w:rPr>
            </w:rPrChange>
          </w:rPr>
          <w:delText>sistema</w:delText>
        </w:r>
        <w:r w:rsidRPr="00304283" w:rsidDel="00304283">
          <w:rPr>
            <w:color w:val="000000" w:themeColor="text1"/>
            <w:rPrChange w:id="2206" w:author="Marcus Fernandes" w:date="2021-07-24T21:36:00Z">
              <w:rPr>
                <w:color w:val="0070C0"/>
              </w:rPr>
            </w:rPrChange>
          </w:rPr>
          <w:delText>. Também deve ser possível identificar situações críticas durante a execução do sistema e tomar as ações necessárias para concluir corretamente ou investigar tais situações.</w:delText>
        </w:r>
      </w:del>
    </w:p>
    <w:p w14:paraId="5C44B26B" w14:textId="6EE767A2" w:rsidR="00237AD2" w:rsidRPr="00304283" w:rsidDel="00304283" w:rsidRDefault="00237AD2" w:rsidP="00F02D39">
      <w:pPr>
        <w:pStyle w:val="PSDS-CorpodeTexto"/>
        <w:numPr>
          <w:ilvl w:val="0"/>
          <w:numId w:val="8"/>
        </w:numPr>
        <w:jc w:val="both"/>
        <w:rPr>
          <w:del w:id="2207" w:author="Marcus Fernandes" w:date="2021-07-24T21:35:00Z"/>
          <w:rFonts w:ascii="Times New Roman" w:hAnsi="Times New Roman"/>
          <w:color w:val="000000" w:themeColor="text1"/>
          <w:rPrChange w:id="2208" w:author="Marcus Fernandes" w:date="2021-07-24T21:36:00Z">
            <w:rPr>
              <w:del w:id="2209" w:author="Marcus Fernandes" w:date="2021-07-24T21:35:00Z"/>
              <w:rFonts w:ascii="Times New Roman" w:hAnsi="Times New Roman"/>
              <w:color w:val="0070C0"/>
            </w:rPr>
          </w:rPrChange>
        </w:rPr>
      </w:pPr>
      <w:del w:id="2210" w:author="Marcus Fernandes" w:date="2021-07-24T21:35:00Z">
        <w:r w:rsidRPr="00304283" w:rsidDel="00304283">
          <w:rPr>
            <w:color w:val="000000" w:themeColor="text1"/>
            <w:rPrChange w:id="2211" w:author="Marcus Fernandes" w:date="2021-07-24T21:36:00Z">
              <w:rPr>
                <w:b/>
                <w:bCs/>
                <w:color w:val="0070C0"/>
              </w:rPr>
            </w:rPrChange>
          </w:rPr>
          <w:delText xml:space="preserve">Replicação de Bases de Dados </w:delText>
        </w:r>
        <w:r w:rsidRPr="00304283" w:rsidDel="00304283">
          <w:rPr>
            <w:color w:val="000000" w:themeColor="text1"/>
            <w:rPrChange w:id="2212" w:author="Marcus Fernandes" w:date="2021-07-24T21:36:00Z">
              <w:rPr>
                <w:color w:val="0070C0"/>
              </w:rPr>
            </w:rPrChange>
          </w:rPr>
          <w:delText>– O sistema deve prever um mecanismo de segurança que controle o espelhamento de Bases de Dados das estações servidoras. Deve-se possuir desta forma, um mecanismo que forneça tolerância a falhas, ou seja, no caso de uma base de dados falhar outra base de dados assuma o processamento de forma segura e transparente para o usuário</w:delText>
        </w:r>
        <w:r w:rsidR="0063663B" w:rsidRPr="00304283" w:rsidDel="00304283">
          <w:rPr>
            <w:color w:val="000000" w:themeColor="text1"/>
            <w:rPrChange w:id="2213" w:author="Marcus Fernandes" w:date="2021-07-24T21:36:00Z">
              <w:rPr>
                <w:color w:val="0070C0"/>
              </w:rPr>
            </w:rPrChange>
          </w:rPr>
          <w:delText>.</w:delText>
        </w:r>
      </w:del>
    </w:p>
    <w:p w14:paraId="527D8870" w14:textId="0CA3F050" w:rsidR="00F577F7" w:rsidRDefault="00304283" w:rsidP="00F577F7">
      <w:pPr>
        <w:pStyle w:val="PSDS-CorpodeTexto"/>
        <w:ind w:left="720"/>
        <w:jc w:val="both"/>
        <w:rPr>
          <w:ins w:id="2214" w:author="Marcus Fernandes" w:date="2021-07-24T21:36:00Z"/>
          <w:rFonts w:ascii="Times New Roman" w:hAnsi="Times New Roman"/>
          <w:color w:val="000000" w:themeColor="text1"/>
        </w:rPr>
      </w:pPr>
      <w:ins w:id="2215" w:author="Marcus Fernandes" w:date="2021-07-24T21:35:00Z">
        <w:r w:rsidRPr="00304283">
          <w:rPr>
            <w:rFonts w:ascii="Times New Roman" w:hAnsi="Times New Roman"/>
            <w:color w:val="000000" w:themeColor="text1"/>
            <w:rPrChange w:id="2216" w:author="Marcus Fernandes" w:date="2021-07-24T21:36:00Z">
              <w:rPr>
                <w:color w:val="000000"/>
              </w:rPr>
            </w:rPrChange>
          </w:rPr>
          <w:t>Até o presente momento, nenhum outro requisito não funcional foi julgado como necessário.</w:t>
        </w:r>
      </w:ins>
    </w:p>
    <w:p w14:paraId="0846F05A" w14:textId="77777777" w:rsidR="00304283" w:rsidRPr="00304283" w:rsidRDefault="00304283" w:rsidP="00F577F7">
      <w:pPr>
        <w:pStyle w:val="PSDS-CorpodeTexto"/>
        <w:ind w:left="720"/>
        <w:jc w:val="both"/>
        <w:rPr>
          <w:rFonts w:ascii="Times New Roman" w:hAnsi="Times New Roman"/>
          <w:color w:val="000000" w:themeColor="text1"/>
          <w:rPrChange w:id="2217" w:author="Marcus Fernandes" w:date="2021-07-24T21:36:00Z">
            <w:rPr>
              <w:rFonts w:ascii="Times New Roman" w:hAnsi="Times New Roman"/>
              <w:color w:val="0070C0"/>
            </w:rPr>
          </w:rPrChange>
        </w:rPr>
      </w:pPr>
    </w:p>
    <w:p w14:paraId="34E81B29" w14:textId="77777777" w:rsidR="008722C6" w:rsidRPr="003F0308" w:rsidRDefault="0875919E" w:rsidP="008722C6">
      <w:pPr>
        <w:pStyle w:val="Ttulo1"/>
        <w:widowControl/>
      </w:pPr>
      <w:bookmarkStart w:id="2218" w:name="_Toc21111888"/>
      <w:r>
        <w:t>Referências</w:t>
      </w:r>
      <w:bookmarkEnd w:id="2218"/>
    </w:p>
    <w:p w14:paraId="4766D201" w14:textId="26795B17" w:rsidR="008722C6" w:rsidRPr="008722C6" w:rsidDel="00304283" w:rsidRDefault="008722C6" w:rsidP="008722C6">
      <w:pPr>
        <w:rPr>
          <w:del w:id="2219" w:author="Marcus Fernandes" w:date="2021-07-24T21:36:00Z"/>
        </w:rPr>
      </w:pPr>
    </w:p>
    <w:p w14:paraId="4E934F99" w14:textId="0B6F397B" w:rsidR="000C0820" w:rsidRPr="000C0820" w:rsidDel="00304283" w:rsidRDefault="000C0820" w:rsidP="000C0820">
      <w:pPr>
        <w:pStyle w:val="PSDS-CorpodeTexto"/>
        <w:ind w:left="708"/>
        <w:jc w:val="both"/>
        <w:rPr>
          <w:del w:id="2220" w:author="Marcus Fernandes" w:date="2021-07-24T21:36:00Z"/>
          <w:rFonts w:ascii="Times New Roman" w:hAnsi="Times New Roman"/>
        </w:rPr>
      </w:pPr>
      <w:del w:id="2221" w:author="Marcus Fernandes" w:date="2021-07-24T21:36:00Z">
        <w:r w:rsidRPr="000C0820" w:rsidDel="00304283">
          <w:rPr>
            <w:rFonts w:ascii="Times New Roman" w:hAnsi="Times New Roman"/>
          </w:rPr>
          <w:delText>Descreve-se aqui a informação necessária para que todas as fontes de dados citadas na ERSw possam</w:delText>
        </w:r>
      </w:del>
    </w:p>
    <w:p w14:paraId="04617541" w14:textId="338389CF" w:rsidR="008722C6" w:rsidDel="00304283" w:rsidRDefault="000C0820" w:rsidP="000C0820">
      <w:pPr>
        <w:pStyle w:val="PSDS-CorpodeTexto"/>
        <w:ind w:left="708"/>
        <w:jc w:val="both"/>
        <w:rPr>
          <w:del w:id="2222" w:author="Marcus Fernandes" w:date="2021-07-24T21:36:00Z"/>
          <w:rFonts w:ascii="Times New Roman" w:hAnsi="Times New Roman"/>
        </w:rPr>
      </w:pPr>
      <w:del w:id="2223" w:author="Marcus Fernandes" w:date="2021-07-24T21:36:00Z">
        <w:r w:rsidRPr="000C0820" w:rsidDel="00304283">
          <w:rPr>
            <w:rFonts w:ascii="Times New Roman" w:hAnsi="Times New Roman"/>
          </w:rPr>
          <w:delText>ser recuperadas, caso necessário</w:delText>
        </w:r>
      </w:del>
    </w:p>
    <w:p w14:paraId="29DBFBD5" w14:textId="77777777" w:rsidR="000C0820" w:rsidRDefault="000C0820" w:rsidP="008722C6">
      <w:pPr>
        <w:pStyle w:val="PSDS-CorpodeTexto"/>
        <w:ind w:left="708"/>
        <w:jc w:val="both"/>
        <w:rPr>
          <w:rFonts w:ascii="Times New Roman" w:hAnsi="Times New Roman"/>
        </w:rPr>
      </w:pPr>
    </w:p>
    <w:p w14:paraId="01F1D78D" w14:textId="77777777" w:rsidR="00304283" w:rsidRPr="00304283" w:rsidRDefault="00304283" w:rsidP="00304283">
      <w:pPr>
        <w:widowControl/>
        <w:spacing w:line="240" w:lineRule="auto"/>
        <w:ind w:left="708"/>
        <w:jc w:val="both"/>
        <w:rPr>
          <w:ins w:id="2224" w:author="Marcus Fernandes" w:date="2021-07-24T21:36:00Z"/>
          <w:color w:val="000000" w:themeColor="text1"/>
          <w:lang w:eastAsia="pt-BR"/>
          <w:rPrChange w:id="2225" w:author="Marcus Fernandes" w:date="2021-07-24T21:36:00Z">
            <w:rPr>
              <w:ins w:id="2226" w:author="Marcus Fernandes" w:date="2021-07-24T21:36:00Z"/>
              <w:sz w:val="24"/>
              <w:szCs w:val="24"/>
              <w:lang w:eastAsia="pt-BR"/>
            </w:rPr>
          </w:rPrChange>
        </w:rPr>
      </w:pPr>
      <w:ins w:id="2227" w:author="Marcus Fernandes" w:date="2021-07-24T21:36:00Z">
        <w:r w:rsidRPr="00304283">
          <w:rPr>
            <w:color w:val="000000" w:themeColor="text1"/>
            <w:lang w:eastAsia="pt-BR"/>
            <w:rPrChange w:id="2228" w:author="Marcus Fernandes" w:date="2021-07-24T21:36:00Z">
              <w:rPr>
                <w:color w:val="000000"/>
                <w:lang w:eastAsia="pt-BR"/>
              </w:rPr>
            </w:rPrChange>
          </w:rPr>
          <w:t xml:space="preserve">[1] GOOGLE C++ STYLE GUIDE. </w:t>
        </w:r>
        <w:r w:rsidRPr="00304283">
          <w:rPr>
            <w:color w:val="000000" w:themeColor="text1"/>
            <w:lang w:eastAsia="pt-BR"/>
            <w:rPrChange w:id="2229" w:author="Marcus Fernandes" w:date="2021-07-24T21:36:00Z">
              <w:rPr>
                <w:b/>
                <w:bCs/>
                <w:color w:val="000000"/>
                <w:lang w:eastAsia="pt-BR"/>
              </w:rPr>
            </w:rPrChange>
          </w:rPr>
          <w:t xml:space="preserve">GitHub </w:t>
        </w:r>
        <w:proofErr w:type="spellStart"/>
        <w:r w:rsidRPr="00304283">
          <w:rPr>
            <w:color w:val="000000" w:themeColor="text1"/>
            <w:lang w:eastAsia="pt-BR"/>
            <w:rPrChange w:id="2230" w:author="Marcus Fernandes" w:date="2021-07-24T21:36:00Z">
              <w:rPr>
                <w:b/>
                <w:bCs/>
                <w:color w:val="000000"/>
                <w:lang w:eastAsia="pt-BR"/>
              </w:rPr>
            </w:rPrChange>
          </w:rPr>
          <w:t>Pages</w:t>
        </w:r>
        <w:proofErr w:type="spellEnd"/>
        <w:r w:rsidRPr="00304283">
          <w:rPr>
            <w:color w:val="000000" w:themeColor="text1"/>
            <w:lang w:eastAsia="pt-BR"/>
            <w:rPrChange w:id="2231" w:author="Marcus Fernandes" w:date="2021-07-24T21:36:00Z">
              <w:rPr>
                <w:b/>
                <w:bCs/>
                <w:color w:val="000000"/>
                <w:lang w:eastAsia="pt-BR"/>
              </w:rPr>
            </w:rPrChange>
          </w:rPr>
          <w:t>, [s.d.]</w:t>
        </w:r>
        <w:r w:rsidRPr="00304283">
          <w:rPr>
            <w:color w:val="000000" w:themeColor="text1"/>
            <w:lang w:eastAsia="pt-BR"/>
            <w:rPrChange w:id="2232" w:author="Marcus Fernandes" w:date="2021-07-24T21:36:00Z">
              <w:rPr>
                <w:color w:val="000000"/>
                <w:lang w:eastAsia="pt-BR"/>
              </w:rPr>
            </w:rPrChange>
          </w:rPr>
          <w:t>. Disponível em: &lt;https://google.github.io/</w:t>
        </w:r>
        <w:proofErr w:type="spellStart"/>
        <w:r w:rsidRPr="00304283">
          <w:rPr>
            <w:color w:val="000000" w:themeColor="text1"/>
            <w:lang w:eastAsia="pt-BR"/>
            <w:rPrChange w:id="2233" w:author="Marcus Fernandes" w:date="2021-07-24T21:36:00Z">
              <w:rPr>
                <w:color w:val="000000"/>
                <w:lang w:eastAsia="pt-BR"/>
              </w:rPr>
            </w:rPrChange>
          </w:rPr>
          <w:t>styleguide</w:t>
        </w:r>
        <w:proofErr w:type="spellEnd"/>
        <w:r w:rsidRPr="00304283">
          <w:rPr>
            <w:color w:val="000000" w:themeColor="text1"/>
            <w:lang w:eastAsia="pt-BR"/>
            <w:rPrChange w:id="2234" w:author="Marcus Fernandes" w:date="2021-07-24T21:36:00Z">
              <w:rPr>
                <w:color w:val="000000"/>
                <w:lang w:eastAsia="pt-BR"/>
              </w:rPr>
            </w:rPrChange>
          </w:rPr>
          <w:t>/cppguide.html&gt;. Acesso em: 24 de jul. De 2021.</w:t>
        </w:r>
      </w:ins>
    </w:p>
    <w:p w14:paraId="35E6F47F" w14:textId="77777777" w:rsidR="00304283" w:rsidRPr="00304283" w:rsidRDefault="00304283" w:rsidP="00304283">
      <w:pPr>
        <w:widowControl/>
        <w:spacing w:line="240" w:lineRule="auto"/>
        <w:rPr>
          <w:ins w:id="2235" w:author="Marcus Fernandes" w:date="2021-07-24T21:36:00Z"/>
          <w:color w:val="000000" w:themeColor="text1"/>
          <w:lang w:eastAsia="pt-BR"/>
          <w:rPrChange w:id="2236" w:author="Marcus Fernandes" w:date="2021-07-24T21:36:00Z">
            <w:rPr>
              <w:ins w:id="2237" w:author="Marcus Fernandes" w:date="2021-07-24T21:36:00Z"/>
              <w:sz w:val="24"/>
              <w:szCs w:val="24"/>
              <w:lang w:eastAsia="pt-BR"/>
            </w:rPr>
          </w:rPrChange>
        </w:rPr>
      </w:pPr>
    </w:p>
    <w:p w14:paraId="783E6F6C" w14:textId="77777777" w:rsidR="00304283" w:rsidRPr="00304283" w:rsidRDefault="00304283" w:rsidP="00304283">
      <w:pPr>
        <w:widowControl/>
        <w:spacing w:line="240" w:lineRule="auto"/>
        <w:ind w:left="708"/>
        <w:jc w:val="both"/>
        <w:rPr>
          <w:ins w:id="2238" w:author="Marcus Fernandes" w:date="2021-07-24T21:36:00Z"/>
          <w:color w:val="000000" w:themeColor="text1"/>
          <w:lang w:eastAsia="pt-BR"/>
          <w:rPrChange w:id="2239" w:author="Marcus Fernandes" w:date="2021-07-24T21:36:00Z">
            <w:rPr>
              <w:ins w:id="2240" w:author="Marcus Fernandes" w:date="2021-07-24T21:36:00Z"/>
              <w:sz w:val="24"/>
              <w:szCs w:val="24"/>
              <w:lang w:eastAsia="pt-BR"/>
            </w:rPr>
          </w:rPrChange>
        </w:rPr>
      </w:pPr>
      <w:ins w:id="2241" w:author="Marcus Fernandes" w:date="2021-07-24T21:36:00Z">
        <w:r w:rsidRPr="00304283">
          <w:rPr>
            <w:color w:val="000000" w:themeColor="text1"/>
            <w:lang w:eastAsia="pt-BR"/>
            <w:rPrChange w:id="2242" w:author="Marcus Fernandes" w:date="2021-07-24T21:36:00Z">
              <w:rPr>
                <w:color w:val="000000"/>
                <w:lang w:eastAsia="pt-BR"/>
              </w:rPr>
            </w:rPrChange>
          </w:rPr>
          <w:t xml:space="preserve">[2] BARBOSA, S. D. J., SILVA, B. S. </w:t>
        </w:r>
        <w:proofErr w:type="spellStart"/>
        <w:proofErr w:type="gramStart"/>
        <w:r w:rsidRPr="00304283">
          <w:rPr>
            <w:color w:val="000000" w:themeColor="text1"/>
            <w:lang w:eastAsia="pt-BR"/>
            <w:rPrChange w:id="2243" w:author="Marcus Fernandes" w:date="2021-07-24T21:36:00Z">
              <w:rPr>
                <w:color w:val="000000"/>
                <w:lang w:eastAsia="pt-BR"/>
              </w:rPr>
            </w:rPrChange>
          </w:rPr>
          <w:t>da</w:t>
        </w:r>
        <w:proofErr w:type="spellEnd"/>
        <w:r w:rsidRPr="00304283">
          <w:rPr>
            <w:color w:val="000000" w:themeColor="text1"/>
            <w:lang w:eastAsia="pt-BR"/>
            <w:rPrChange w:id="2244" w:author="Marcus Fernandes" w:date="2021-07-24T21:36:00Z">
              <w:rPr>
                <w:color w:val="000000"/>
                <w:lang w:eastAsia="pt-BR"/>
              </w:rPr>
            </w:rPrChange>
          </w:rPr>
          <w:t>, Interação</w:t>
        </w:r>
        <w:proofErr w:type="gramEnd"/>
        <w:r w:rsidRPr="00304283">
          <w:rPr>
            <w:color w:val="000000" w:themeColor="text1"/>
            <w:lang w:eastAsia="pt-BR"/>
            <w:rPrChange w:id="2245" w:author="Marcus Fernandes" w:date="2021-07-24T21:36:00Z">
              <w:rPr>
                <w:color w:val="000000"/>
                <w:lang w:eastAsia="pt-BR"/>
              </w:rPr>
            </w:rPrChange>
          </w:rPr>
          <w:t xml:space="preserve"> Humano-Computador. 1ª Edição. Elsevier Editora Ltda., 2010.</w:t>
        </w:r>
      </w:ins>
    </w:p>
    <w:p w14:paraId="0E45776D" w14:textId="77777777" w:rsidR="00304283" w:rsidRPr="00304283" w:rsidRDefault="00304283" w:rsidP="00304283">
      <w:pPr>
        <w:widowControl/>
        <w:spacing w:line="240" w:lineRule="auto"/>
        <w:rPr>
          <w:ins w:id="2246" w:author="Marcus Fernandes" w:date="2021-07-24T21:36:00Z"/>
          <w:color w:val="000000" w:themeColor="text1"/>
          <w:lang w:eastAsia="pt-BR"/>
          <w:rPrChange w:id="2247" w:author="Marcus Fernandes" w:date="2021-07-24T21:36:00Z">
            <w:rPr>
              <w:ins w:id="2248" w:author="Marcus Fernandes" w:date="2021-07-24T21:36:00Z"/>
              <w:sz w:val="24"/>
              <w:szCs w:val="24"/>
              <w:lang w:eastAsia="pt-BR"/>
            </w:rPr>
          </w:rPrChange>
        </w:rPr>
      </w:pPr>
    </w:p>
    <w:p w14:paraId="1A03475F" w14:textId="247F6485" w:rsidR="00304283" w:rsidRPr="00304283" w:rsidRDefault="00304283" w:rsidP="00304283">
      <w:pPr>
        <w:widowControl/>
        <w:spacing w:line="240" w:lineRule="auto"/>
        <w:ind w:left="708"/>
        <w:jc w:val="both"/>
        <w:rPr>
          <w:ins w:id="2249" w:author="Marcus Fernandes" w:date="2021-07-24T21:36:00Z"/>
          <w:color w:val="000000" w:themeColor="text1"/>
          <w:lang w:eastAsia="pt-BR"/>
          <w:rPrChange w:id="2250" w:author="Marcus Fernandes" w:date="2021-07-24T21:36:00Z">
            <w:rPr>
              <w:ins w:id="2251" w:author="Marcus Fernandes" w:date="2021-07-24T21:36:00Z"/>
              <w:sz w:val="24"/>
              <w:szCs w:val="24"/>
              <w:lang w:eastAsia="pt-BR"/>
            </w:rPr>
          </w:rPrChange>
        </w:rPr>
      </w:pPr>
      <w:ins w:id="2252" w:author="Marcus Fernandes" w:date="2021-07-24T21:36:00Z">
        <w:r w:rsidRPr="00304283">
          <w:rPr>
            <w:color w:val="000000" w:themeColor="text1"/>
            <w:lang w:eastAsia="pt-BR"/>
            <w:rPrChange w:id="2253" w:author="Marcus Fernandes" w:date="2021-07-24T21:36:00Z">
              <w:rPr>
                <w:color w:val="000000"/>
                <w:lang w:eastAsia="pt-BR"/>
              </w:rPr>
            </w:rPrChange>
          </w:rPr>
          <w:t xml:space="preserve">[3] CARDOSO, F. H., VARGAS, J. I., Lei Nº 9.609, de 19 de fevereiro de 1998. </w:t>
        </w:r>
        <w:r w:rsidRPr="00304283">
          <w:rPr>
            <w:color w:val="000000" w:themeColor="text1"/>
            <w:lang w:eastAsia="pt-BR"/>
            <w:rPrChange w:id="2254" w:author="Marcus Fernandes" w:date="2021-07-24T21:36:00Z">
              <w:rPr>
                <w:b/>
                <w:bCs/>
                <w:color w:val="000000"/>
                <w:lang w:eastAsia="pt-BR"/>
              </w:rPr>
            </w:rPrChange>
          </w:rPr>
          <w:t>Presidência da República, Casa Civil, Subchefia para Assuntos Jurídicos, [s.d.]</w:t>
        </w:r>
        <w:r w:rsidRPr="00304283">
          <w:rPr>
            <w:color w:val="000000" w:themeColor="text1"/>
            <w:lang w:eastAsia="pt-BR"/>
            <w:rPrChange w:id="2255" w:author="Marcus Fernandes" w:date="2021-07-24T21:36:00Z">
              <w:rPr>
                <w:color w:val="000000"/>
                <w:lang w:eastAsia="pt-BR"/>
              </w:rPr>
            </w:rPrChange>
          </w:rPr>
          <w:t>. Disponível em: &lt;http://www.planalto.gov.br/ccivil_03/leis/l9609.htm&gt;. Acesso em: 24 de jul. De 2021.</w:t>
        </w:r>
      </w:ins>
    </w:p>
    <w:p w14:paraId="7758DD36" w14:textId="736EEFC9" w:rsidR="008722C6" w:rsidRPr="00E83164" w:rsidDel="00304283" w:rsidRDefault="000C0820" w:rsidP="008722C6">
      <w:pPr>
        <w:pStyle w:val="PSDS-CorpodeTexto"/>
        <w:ind w:left="708"/>
        <w:jc w:val="both"/>
        <w:rPr>
          <w:del w:id="2256" w:author="Marcus Fernandes" w:date="2021-07-24T21:36:00Z"/>
          <w:color w:val="0070C0"/>
        </w:rPr>
      </w:pPr>
      <w:del w:id="2257" w:author="Marcus Fernandes" w:date="2021-07-24T21:36:00Z">
        <w:r w:rsidDel="00304283">
          <w:rPr>
            <w:rFonts w:ascii="Times New Roman" w:hAnsi="Times New Roman"/>
            <w:color w:val="0070C0"/>
          </w:rPr>
          <w:delText>A lista de referên</w:delText>
        </w:r>
        <w:r w:rsidRPr="00293771" w:rsidDel="00304283">
          <w:rPr>
            <w:rFonts w:ascii="Times New Roman" w:hAnsi="Times New Roman"/>
            <w:color w:val="0070C0"/>
          </w:rPr>
          <w:delText>c</w:delText>
        </w:r>
        <w:r w:rsidR="008722C6" w:rsidRPr="00293771" w:rsidDel="00304283">
          <w:rPr>
            <w:rFonts w:ascii="Times New Roman" w:hAnsi="Times New Roman"/>
            <w:color w:val="0070C0"/>
          </w:rPr>
          <w:delText>i</w:delText>
        </w:r>
        <w:r w:rsidDel="00304283">
          <w:rPr>
            <w:rFonts w:ascii="Times New Roman" w:hAnsi="Times New Roman"/>
            <w:color w:val="0070C0"/>
          </w:rPr>
          <w:delText xml:space="preserve">as deve ser </w:delText>
        </w:r>
        <w:r w:rsidRPr="00293771" w:rsidDel="00304283">
          <w:rPr>
            <w:rFonts w:ascii="Times New Roman" w:hAnsi="Times New Roman"/>
            <w:color w:val="0070C0"/>
          </w:rPr>
          <w:delText>c</w:delText>
        </w:r>
        <w:r w:rsidDel="00304283">
          <w:rPr>
            <w:rFonts w:ascii="Times New Roman" w:hAnsi="Times New Roman"/>
            <w:color w:val="0070C0"/>
          </w:rPr>
          <w:delText>ompleta e estar em a</w:delText>
        </w:r>
        <w:r w:rsidRPr="00293771" w:rsidDel="00304283">
          <w:rPr>
            <w:rFonts w:ascii="Times New Roman" w:hAnsi="Times New Roman"/>
            <w:color w:val="0070C0"/>
          </w:rPr>
          <w:delText>c</w:delText>
        </w:r>
        <w:r w:rsidDel="00304283">
          <w:rPr>
            <w:rFonts w:ascii="Times New Roman" w:hAnsi="Times New Roman"/>
            <w:color w:val="0070C0"/>
          </w:rPr>
          <w:delText xml:space="preserve">ordo </w:delText>
        </w:r>
        <w:r w:rsidRPr="00293771" w:rsidDel="00304283">
          <w:rPr>
            <w:rFonts w:ascii="Times New Roman" w:hAnsi="Times New Roman"/>
            <w:color w:val="0070C0"/>
          </w:rPr>
          <w:delText>c</w:delText>
        </w:r>
        <w:r w:rsidDel="00304283">
          <w:rPr>
            <w:rFonts w:ascii="Times New Roman" w:hAnsi="Times New Roman"/>
            <w:color w:val="0070C0"/>
          </w:rPr>
          <w:delText xml:space="preserve">om as normas </w:delText>
        </w:r>
        <w:r w:rsidR="00AE71FB" w:rsidDel="00304283">
          <w:rPr>
            <w:rFonts w:ascii="Times New Roman" w:hAnsi="Times New Roman"/>
            <w:color w:val="0070C0"/>
          </w:rPr>
          <w:delText>bibliográf</w:delText>
        </w:r>
        <w:r w:rsidR="00AE71FB" w:rsidRPr="00293771" w:rsidDel="00304283">
          <w:rPr>
            <w:rFonts w:ascii="Times New Roman" w:hAnsi="Times New Roman"/>
            <w:color w:val="0070C0"/>
          </w:rPr>
          <w:delText>i</w:delText>
        </w:r>
        <w:r w:rsidR="00AE71FB" w:rsidDel="00304283">
          <w:rPr>
            <w:rFonts w:ascii="Times New Roman" w:hAnsi="Times New Roman"/>
            <w:color w:val="0070C0"/>
          </w:rPr>
          <w:delText>cas</w:delText>
        </w:r>
        <w:r w:rsidDel="00304283">
          <w:rPr>
            <w:rFonts w:ascii="Times New Roman" w:hAnsi="Times New Roman"/>
            <w:color w:val="0070C0"/>
          </w:rPr>
          <w:delText xml:space="preserve"> vigentes</w:delText>
        </w:r>
        <w:r w:rsidR="008722C6" w:rsidRPr="00E83164" w:rsidDel="00304283">
          <w:rPr>
            <w:rFonts w:ascii="Times New Roman" w:hAnsi="Times New Roman"/>
            <w:color w:val="0070C0"/>
          </w:rPr>
          <w:delText>.</w:delText>
        </w:r>
        <w:r w:rsidDel="00304283">
          <w:rPr>
            <w:rFonts w:ascii="Times New Roman" w:hAnsi="Times New Roman"/>
            <w:color w:val="0070C0"/>
          </w:rPr>
          <w:delText xml:space="preserve"> Para </w:delText>
        </w:r>
        <w:r w:rsidRPr="00293771" w:rsidDel="00304283">
          <w:rPr>
            <w:rFonts w:ascii="Times New Roman" w:hAnsi="Times New Roman"/>
            <w:color w:val="0070C0"/>
          </w:rPr>
          <w:delText>c</w:delText>
        </w:r>
        <w:r w:rsidDel="00304283">
          <w:rPr>
            <w:rFonts w:ascii="Times New Roman" w:hAnsi="Times New Roman"/>
            <w:color w:val="0070C0"/>
          </w:rPr>
          <w:delText>ada referên</w:delText>
        </w:r>
        <w:r w:rsidRPr="00293771" w:rsidDel="00304283">
          <w:rPr>
            <w:rFonts w:ascii="Times New Roman" w:hAnsi="Times New Roman"/>
            <w:color w:val="0070C0"/>
          </w:rPr>
          <w:delText>c</w:delText>
        </w:r>
        <w:r w:rsidDel="00304283">
          <w:rPr>
            <w:rFonts w:ascii="Times New Roman" w:hAnsi="Times New Roman"/>
            <w:color w:val="0070C0"/>
          </w:rPr>
          <w:delText xml:space="preserve">ias é </w:delText>
        </w:r>
        <w:r w:rsidR="00AE71FB" w:rsidDel="00304283">
          <w:rPr>
            <w:rFonts w:ascii="Times New Roman" w:hAnsi="Times New Roman"/>
            <w:color w:val="0070C0"/>
          </w:rPr>
          <w:delText>importante</w:delText>
        </w:r>
        <w:r w:rsidDel="00304283">
          <w:rPr>
            <w:rFonts w:ascii="Times New Roman" w:hAnsi="Times New Roman"/>
            <w:color w:val="0070C0"/>
          </w:rPr>
          <w:delText xml:space="preserve"> indi</w:delText>
        </w:r>
        <w:r w:rsidRPr="00293771" w:rsidDel="00304283">
          <w:rPr>
            <w:rFonts w:ascii="Times New Roman" w:hAnsi="Times New Roman"/>
            <w:color w:val="0070C0"/>
          </w:rPr>
          <w:delText>c</w:delText>
        </w:r>
        <w:r w:rsidDel="00304283">
          <w:rPr>
            <w:rFonts w:ascii="Times New Roman" w:hAnsi="Times New Roman"/>
            <w:color w:val="0070C0"/>
          </w:rPr>
          <w:delText>ar, no mínimo, os autores, o título, o nome do veí</w:delText>
        </w:r>
        <w:r w:rsidRPr="00293771" w:rsidDel="00304283">
          <w:rPr>
            <w:rFonts w:ascii="Times New Roman" w:hAnsi="Times New Roman"/>
            <w:color w:val="0070C0"/>
          </w:rPr>
          <w:delText>c</w:delText>
        </w:r>
        <w:r w:rsidDel="00304283">
          <w:rPr>
            <w:rFonts w:ascii="Times New Roman" w:hAnsi="Times New Roman"/>
            <w:color w:val="0070C0"/>
          </w:rPr>
          <w:delText>ulo onde a referên</w:delText>
        </w:r>
        <w:r w:rsidRPr="00293771" w:rsidDel="00304283">
          <w:rPr>
            <w:rFonts w:ascii="Times New Roman" w:hAnsi="Times New Roman"/>
            <w:color w:val="0070C0"/>
          </w:rPr>
          <w:delText>c</w:delText>
        </w:r>
        <w:r w:rsidDel="00304283">
          <w:rPr>
            <w:rFonts w:ascii="Times New Roman" w:hAnsi="Times New Roman"/>
            <w:color w:val="0070C0"/>
          </w:rPr>
          <w:delText xml:space="preserve">ia foi divulgada e o ano da </w:delText>
        </w:r>
        <w:r w:rsidR="00AE71FB" w:rsidDel="00304283">
          <w:rPr>
            <w:rFonts w:ascii="Times New Roman" w:hAnsi="Times New Roman"/>
            <w:color w:val="0070C0"/>
          </w:rPr>
          <w:delText>publi</w:delText>
        </w:r>
        <w:r w:rsidR="00AE71FB" w:rsidRPr="00293771" w:rsidDel="00304283">
          <w:rPr>
            <w:rFonts w:ascii="Times New Roman" w:hAnsi="Times New Roman"/>
            <w:color w:val="0070C0"/>
          </w:rPr>
          <w:delText>c</w:delText>
        </w:r>
        <w:r w:rsidR="00AE71FB" w:rsidDel="00304283">
          <w:rPr>
            <w:rFonts w:ascii="Times New Roman" w:hAnsi="Times New Roman"/>
            <w:color w:val="0070C0"/>
          </w:rPr>
          <w:delText>a</w:delText>
        </w:r>
        <w:r w:rsidR="00AE71FB" w:rsidRPr="00293771" w:rsidDel="00304283">
          <w:rPr>
            <w:rFonts w:ascii="Times New Roman" w:hAnsi="Times New Roman"/>
            <w:color w:val="0070C0"/>
          </w:rPr>
          <w:delText>ç</w:delText>
        </w:r>
        <w:r w:rsidR="00AE71FB" w:rsidDel="00304283">
          <w:rPr>
            <w:rFonts w:ascii="Times New Roman" w:hAnsi="Times New Roman"/>
            <w:color w:val="0070C0"/>
          </w:rPr>
          <w:delText>ão</w:delText>
        </w:r>
        <w:r w:rsidDel="00304283">
          <w:rPr>
            <w:rFonts w:ascii="Times New Roman" w:hAnsi="Times New Roman"/>
            <w:color w:val="0070C0"/>
          </w:rPr>
          <w:delText xml:space="preserve">. </w:delText>
        </w:r>
      </w:del>
    </w:p>
    <w:p w14:paraId="272B61B8" w14:textId="77777777" w:rsidR="00237AD2" w:rsidRDefault="00237AD2" w:rsidP="008C658F"/>
    <w:sectPr w:rsidR="00237AD2" w:rsidSect="00C619B9">
      <w:headerReference w:type="default" r:id="rId27"/>
      <w:footerReference w:type="default" r:id="rId28"/>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26E88" w14:textId="77777777" w:rsidR="00B20724" w:rsidRDefault="00B20724">
      <w:pPr>
        <w:spacing w:line="240" w:lineRule="auto"/>
      </w:pPr>
      <w:r>
        <w:separator/>
      </w:r>
    </w:p>
  </w:endnote>
  <w:endnote w:type="continuationSeparator" w:id="0">
    <w:p w14:paraId="64A22579" w14:textId="77777777" w:rsidR="00B20724" w:rsidRDefault="00B207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M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82089" w14:paraId="005B1B4E" w14:textId="77777777">
      <w:tc>
        <w:tcPr>
          <w:tcW w:w="3162" w:type="dxa"/>
          <w:tcBorders>
            <w:top w:val="nil"/>
            <w:left w:val="nil"/>
            <w:bottom w:val="nil"/>
            <w:right w:val="nil"/>
          </w:tcBorders>
        </w:tcPr>
        <w:p w14:paraId="48B0120A" w14:textId="77777777" w:rsidR="00582089" w:rsidRDefault="00582089">
          <w:pPr>
            <w:ind w:right="360"/>
            <w:rPr>
              <w:sz w:val="24"/>
              <w:szCs w:val="24"/>
            </w:rPr>
          </w:pPr>
          <w:r>
            <w:t>Confidencial</w:t>
          </w:r>
        </w:p>
      </w:tc>
      <w:tc>
        <w:tcPr>
          <w:tcW w:w="3162" w:type="dxa"/>
          <w:tcBorders>
            <w:top w:val="nil"/>
            <w:left w:val="nil"/>
            <w:bottom w:val="nil"/>
            <w:right w:val="nil"/>
          </w:tcBorders>
        </w:tcPr>
        <w:p w14:paraId="25B0E280" w14:textId="1727B7AD" w:rsidR="00582089" w:rsidRDefault="00582089" w:rsidP="0039450E">
          <w:pPr>
            <w:jc w:val="center"/>
          </w:pPr>
          <w:r>
            <w:fldChar w:fldCharType="begin"/>
          </w:r>
          <w:r>
            <w:instrText>symbol 211 \f "Symbol" \s 10</w:instrText>
          </w:r>
          <w:r>
            <w:fldChar w:fldCharType="separate"/>
          </w:r>
          <w:r>
            <w:rPr>
              <w:rFonts w:ascii="Symbol" w:hAnsi="Symbol" w:cs="Symbol"/>
            </w:rPr>
            <w:t>Ó</w:t>
          </w:r>
          <w:r>
            <w:rPr>
              <w:rFonts w:ascii="Symbol" w:hAnsi="Symbol" w:cs="Symbol"/>
            </w:rPr>
            <w:fldChar w:fldCharType="end"/>
          </w:r>
          <w:proofErr w:type="spellStart"/>
          <w:r>
            <w:t>TerraLAB</w:t>
          </w:r>
          <w:proofErr w:type="spellEnd"/>
          <w:r>
            <w:t xml:space="preserve">, </w:t>
          </w:r>
          <w:r>
            <w:fldChar w:fldCharType="begin"/>
          </w:r>
          <w:r>
            <w:instrText xml:space="preserve"> DATE \@ "yyyy" </w:instrText>
          </w:r>
          <w:r>
            <w:fldChar w:fldCharType="separate"/>
          </w:r>
          <w:r w:rsidR="007D455F">
            <w:rPr>
              <w:noProof/>
            </w:rPr>
            <w:t>2021</w:t>
          </w:r>
          <w:r>
            <w:rPr>
              <w:noProof/>
            </w:rPr>
            <w:fldChar w:fldCharType="end"/>
          </w:r>
        </w:p>
      </w:tc>
      <w:tc>
        <w:tcPr>
          <w:tcW w:w="3162" w:type="dxa"/>
          <w:tcBorders>
            <w:top w:val="nil"/>
            <w:left w:val="nil"/>
            <w:bottom w:val="nil"/>
            <w:right w:val="nil"/>
          </w:tcBorders>
        </w:tcPr>
        <w:p w14:paraId="0DEE0C50" w14:textId="77777777" w:rsidR="00582089" w:rsidRDefault="00582089">
          <w:pPr>
            <w:jc w:val="right"/>
          </w:pPr>
          <w:r>
            <w:t xml:space="preserve">Página </w:t>
          </w:r>
          <w:r>
            <w:rPr>
              <w:rStyle w:val="Nmerodepgina"/>
            </w:rPr>
            <w:fldChar w:fldCharType="begin"/>
          </w:r>
          <w:r>
            <w:rPr>
              <w:rStyle w:val="Nmerodepgina"/>
            </w:rPr>
            <w:instrText xml:space="preserve">page </w:instrText>
          </w:r>
          <w:r>
            <w:rPr>
              <w:rStyle w:val="Nmerodepgina"/>
            </w:rPr>
            <w:fldChar w:fldCharType="separate"/>
          </w:r>
          <w:r w:rsidR="006B2051">
            <w:rPr>
              <w:rStyle w:val="Nmerodepgina"/>
              <w:noProof/>
            </w:rPr>
            <w:t>18</w:t>
          </w:r>
          <w:r>
            <w:rPr>
              <w:rStyle w:val="Nmerodepgina"/>
            </w:rPr>
            <w:fldChar w:fldCharType="end"/>
          </w:r>
        </w:p>
      </w:tc>
    </w:tr>
  </w:tbl>
  <w:p w14:paraId="42332254" w14:textId="77777777" w:rsidR="00582089" w:rsidRDefault="005820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84C4E" w14:textId="77777777" w:rsidR="00B20724" w:rsidRDefault="00B20724">
      <w:pPr>
        <w:spacing w:line="240" w:lineRule="auto"/>
      </w:pPr>
      <w:r>
        <w:separator/>
      </w:r>
    </w:p>
  </w:footnote>
  <w:footnote w:type="continuationSeparator" w:id="0">
    <w:p w14:paraId="0BC35390" w14:textId="77777777" w:rsidR="00B20724" w:rsidRDefault="00B207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35E8" w14:textId="77777777" w:rsidR="00582089" w:rsidRDefault="00582089">
    <w:pPr>
      <w:rPr>
        <w:sz w:val="24"/>
        <w:szCs w:val="24"/>
      </w:rPr>
    </w:pPr>
  </w:p>
  <w:p w14:paraId="0BE0F740" w14:textId="77777777" w:rsidR="00582089" w:rsidRDefault="00582089">
    <w:pPr>
      <w:pBdr>
        <w:top w:val="single" w:sz="6" w:space="1" w:color="auto"/>
      </w:pBdr>
      <w:rPr>
        <w:sz w:val="24"/>
        <w:szCs w:val="24"/>
      </w:rPr>
    </w:pPr>
  </w:p>
  <w:p w14:paraId="507A105D" w14:textId="77777777" w:rsidR="00582089" w:rsidRDefault="00582089">
    <w:pPr>
      <w:pBdr>
        <w:bottom w:val="single" w:sz="6" w:space="1" w:color="auto"/>
      </w:pBdr>
      <w:jc w:val="right"/>
      <w:rPr>
        <w:rFonts w:ascii="Arial" w:hAnsi="Arial" w:cs="Arial"/>
        <w:b/>
        <w:bCs/>
        <w:sz w:val="24"/>
        <w:szCs w:val="36"/>
      </w:rPr>
    </w:pPr>
    <w:proofErr w:type="spellStart"/>
    <w:r w:rsidRPr="00D14EFD">
      <w:rPr>
        <w:rFonts w:ascii="Arial" w:hAnsi="Arial" w:cs="Arial"/>
        <w:b/>
        <w:bCs/>
        <w:sz w:val="24"/>
        <w:szCs w:val="36"/>
      </w:rPr>
      <w:t>TerraLAB</w:t>
    </w:r>
    <w:proofErr w:type="spellEnd"/>
    <w:r w:rsidRPr="00D14EFD">
      <w:rPr>
        <w:rFonts w:ascii="Arial" w:hAnsi="Arial" w:cs="Arial"/>
        <w:b/>
        <w:bCs/>
        <w:sz w:val="24"/>
        <w:szCs w:val="36"/>
      </w:rPr>
      <w:t xml:space="preserve"> – Laboratório para Modelagem e Simulação de Sistemas Terrestres</w:t>
    </w:r>
  </w:p>
  <w:p w14:paraId="75D2AFE0" w14:textId="77777777" w:rsidR="00582089" w:rsidRPr="00D14EFD" w:rsidRDefault="00582089">
    <w:pPr>
      <w:pBdr>
        <w:bottom w:val="single" w:sz="6" w:space="1" w:color="auto"/>
      </w:pBdr>
      <w:jc w:val="right"/>
      <w:rPr>
        <w:rFonts w:ascii="Arial" w:hAnsi="Arial" w:cs="Arial"/>
        <w:b/>
        <w:bCs/>
        <w:sz w:val="24"/>
        <w:szCs w:val="36"/>
      </w:rPr>
    </w:pPr>
    <w:r>
      <w:rPr>
        <w:rFonts w:ascii="Arial" w:hAnsi="Arial" w:cs="Arial"/>
        <w:b/>
        <w:bCs/>
        <w:sz w:val="24"/>
        <w:szCs w:val="36"/>
      </w:rPr>
      <w:t>Departamento de Computação - UFOP</w:t>
    </w:r>
  </w:p>
  <w:p w14:paraId="2EB21A63" w14:textId="77777777" w:rsidR="00582089" w:rsidRPr="008362E0" w:rsidRDefault="00582089">
    <w:pPr>
      <w:pBdr>
        <w:bottom w:val="single" w:sz="6" w:space="1" w:color="auto"/>
      </w:pBdr>
      <w:jc w:val="right"/>
      <w:rPr>
        <w:sz w:val="24"/>
        <w:szCs w:val="24"/>
      </w:rPr>
    </w:pPr>
  </w:p>
  <w:p w14:paraId="01AB251B" w14:textId="77777777" w:rsidR="00582089" w:rsidRPr="008362E0" w:rsidRDefault="005820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202"/>
      <w:gridCol w:w="2153"/>
      <w:gridCol w:w="989"/>
    </w:tblGrid>
    <w:tr w:rsidR="00582089" w14:paraId="0DA60509" w14:textId="77777777" w:rsidTr="00A51E97">
      <w:tc>
        <w:tcPr>
          <w:tcW w:w="6498" w:type="dxa"/>
          <w:tcBorders>
            <w:top w:val="single" w:sz="6" w:space="0" w:color="auto"/>
            <w:left w:val="single" w:sz="6" w:space="0" w:color="auto"/>
            <w:bottom w:val="single" w:sz="6" w:space="0" w:color="auto"/>
            <w:right w:val="single" w:sz="6" w:space="0" w:color="auto"/>
          </w:tcBorders>
        </w:tcPr>
        <w:p w14:paraId="2FF360CF" w14:textId="2616AE3D" w:rsidR="00582089" w:rsidRDefault="00A22255">
          <w:proofErr w:type="spellStart"/>
          <w:ins w:id="2258" w:author="Marcus Fernandes" w:date="2021-07-24T21:56:00Z">
            <w:r>
              <w:t>CuideSys</w:t>
            </w:r>
          </w:ins>
          <w:proofErr w:type="spellEnd"/>
          <w:del w:id="2259" w:author="Marcus Fernandes" w:date="2021-07-24T21:56:00Z">
            <w:r w:rsidR="00A22ABF" w:rsidDel="00A22255">
              <w:fldChar w:fldCharType="begin"/>
            </w:r>
            <w:r w:rsidR="00A22ABF" w:rsidDel="00A22255">
              <w:delInstrText xml:space="preserve">subject  \* Mergeformat </w:delInstrText>
            </w:r>
            <w:r w:rsidR="00A22ABF" w:rsidDel="00A22255">
              <w:fldChar w:fldCharType="separate"/>
            </w:r>
            <w:r w:rsidR="006B2051" w:rsidDel="00A22255">
              <w:delText>&lt;Nome do Projeto&gt;</w:delText>
            </w:r>
            <w:r w:rsidR="00A22ABF" w:rsidDel="00A22255">
              <w:fldChar w:fldCharType="end"/>
            </w:r>
          </w:del>
        </w:p>
      </w:tc>
      <w:tc>
        <w:tcPr>
          <w:tcW w:w="2070" w:type="dxa"/>
          <w:tcBorders>
            <w:top w:val="single" w:sz="6" w:space="0" w:color="auto"/>
            <w:left w:val="single" w:sz="6" w:space="0" w:color="auto"/>
            <w:bottom w:val="single" w:sz="6" w:space="0" w:color="auto"/>
            <w:right w:val="single" w:sz="6" w:space="0" w:color="auto"/>
          </w:tcBorders>
        </w:tcPr>
        <w:p w14:paraId="26D5B48D" w14:textId="192D0B83" w:rsidR="00582089" w:rsidRDefault="00582089" w:rsidP="00A51E97">
          <w:pPr>
            <w:tabs>
              <w:tab w:val="left" w:pos="1135"/>
            </w:tabs>
            <w:spacing w:before="40"/>
            <w:ind w:right="68"/>
          </w:pPr>
          <w:r>
            <w:t xml:space="preserve">  Versão:   </w:t>
          </w:r>
          <w:del w:id="2260" w:author="Marcus Fernandes" w:date="2021-07-24T21:56:00Z">
            <w:r w:rsidDel="00A22255">
              <w:delText>&lt;</w:delText>
            </w:r>
          </w:del>
          <w:r>
            <w:t>1.</w:t>
          </w:r>
          <w:ins w:id="2261" w:author="Marcus Fernandes" w:date="2021-07-27T19:40:00Z">
            <w:r w:rsidR="002B3B48">
              <w:t>1</w:t>
            </w:r>
          </w:ins>
          <w:del w:id="2262" w:author="Marcus Fernandes" w:date="2021-07-27T19:40:00Z">
            <w:r w:rsidDel="002B3B48">
              <w:delText>0</w:delText>
            </w:r>
          </w:del>
          <w:del w:id="2263" w:author="Marcus Fernandes" w:date="2021-07-24T21:56:00Z">
            <w:r w:rsidDel="00A22255">
              <w:delText>&gt;</w:delText>
            </w:r>
          </w:del>
        </w:p>
      </w:tc>
      <w:tc>
        <w:tcPr>
          <w:tcW w:w="990" w:type="dxa"/>
          <w:vMerge w:val="restart"/>
          <w:tcBorders>
            <w:top w:val="single" w:sz="6" w:space="0" w:color="auto"/>
            <w:left w:val="single" w:sz="6" w:space="0" w:color="auto"/>
          </w:tcBorders>
        </w:tcPr>
        <w:p w14:paraId="6F7C4668" w14:textId="77777777" w:rsidR="00582089" w:rsidRDefault="00582089">
          <w:pPr>
            <w:tabs>
              <w:tab w:val="left" w:pos="1135"/>
            </w:tabs>
            <w:spacing w:before="40"/>
            <w:ind w:right="68"/>
          </w:pPr>
          <w:r>
            <w:rPr>
              <w:noProof/>
              <w:lang w:eastAsia="pt-BR"/>
            </w:rPr>
            <w:drawing>
              <wp:inline distT="0" distB="0" distL="0" distR="0" wp14:anchorId="6EE2B439" wp14:editId="0A28D058">
                <wp:extent cx="424180" cy="443865"/>
                <wp:effectExtent l="19050" t="0" r="0" b="0"/>
                <wp:docPr id="2" name="Picture 2" descr="logoP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q"/>
                        <pic:cNvPicPr>
                          <a:picLocks noChangeAspect="1" noChangeArrowheads="1"/>
                        </pic:cNvPicPr>
                      </pic:nvPicPr>
                      <pic:blipFill>
                        <a:blip r:embed="rId1"/>
                        <a:srcRect/>
                        <a:stretch>
                          <a:fillRect/>
                        </a:stretch>
                      </pic:blipFill>
                      <pic:spPr bwMode="auto">
                        <a:xfrm>
                          <a:off x="0" y="0"/>
                          <a:ext cx="424180" cy="443865"/>
                        </a:xfrm>
                        <a:prstGeom prst="rect">
                          <a:avLst/>
                        </a:prstGeom>
                        <a:noFill/>
                        <a:ln w="9525">
                          <a:noFill/>
                          <a:miter lim="800000"/>
                          <a:headEnd/>
                          <a:tailEnd/>
                        </a:ln>
                      </pic:spPr>
                    </pic:pic>
                  </a:graphicData>
                </a:graphic>
              </wp:inline>
            </w:drawing>
          </w:r>
        </w:p>
      </w:tc>
    </w:tr>
    <w:tr w:rsidR="00582089" w14:paraId="0E100ACE" w14:textId="77777777" w:rsidTr="00A51E97">
      <w:tc>
        <w:tcPr>
          <w:tcW w:w="6498" w:type="dxa"/>
          <w:tcBorders>
            <w:top w:val="single" w:sz="6" w:space="0" w:color="auto"/>
            <w:left w:val="single" w:sz="6" w:space="0" w:color="auto"/>
            <w:bottom w:val="single" w:sz="6" w:space="0" w:color="auto"/>
            <w:right w:val="single" w:sz="6" w:space="0" w:color="auto"/>
          </w:tcBorders>
        </w:tcPr>
        <w:p w14:paraId="351BEA7C" w14:textId="2CC937F3" w:rsidR="00582089" w:rsidRPr="00420E07" w:rsidRDefault="00582089" w:rsidP="00C54686">
          <w:del w:id="2264" w:author="Marcus Fernandes" w:date="2021-07-24T21:56:00Z">
            <w:r w:rsidDel="00A22255">
              <w:delText>Espe</w:delText>
            </w:r>
            <w:r w:rsidRPr="00C54686" w:rsidDel="00A22255">
              <w:delText>c</w:delText>
            </w:r>
            <w:r w:rsidDel="00A22255">
              <w:delText>ifi</w:delText>
            </w:r>
            <w:r w:rsidRPr="00C54686" w:rsidDel="00A22255">
              <w:delText>c</w:delText>
            </w:r>
            <w:r w:rsidDel="00A22255">
              <w:delText>a</w:delText>
            </w:r>
            <w:r w:rsidRPr="00C54686" w:rsidDel="00A22255">
              <w:delText>c</w:delText>
            </w:r>
            <w:r w:rsidDel="00A22255">
              <w:delText>ão</w:delText>
            </w:r>
          </w:del>
          <w:ins w:id="2265" w:author="Marcus Fernandes" w:date="2021-07-24T21:56:00Z">
            <w:r w:rsidR="00A22255">
              <w:t>Espe</w:t>
            </w:r>
            <w:r w:rsidR="00A22255" w:rsidRPr="00C54686">
              <w:t>c</w:t>
            </w:r>
            <w:r w:rsidR="00A22255">
              <w:t>ifi</w:t>
            </w:r>
            <w:r w:rsidR="00A22255" w:rsidRPr="00C54686">
              <w:t>c</w:t>
            </w:r>
            <w:r w:rsidR="00A22255">
              <w:t>a</w:t>
            </w:r>
            <w:r w:rsidR="00A22255" w:rsidRPr="00C54686">
              <w:t>ç</w:t>
            </w:r>
            <w:r w:rsidR="00A22255">
              <w:t>ão</w:t>
            </w:r>
          </w:ins>
          <w:r>
            <w:t xml:space="preserve"> de Requisitos</w:t>
          </w:r>
        </w:p>
      </w:tc>
      <w:tc>
        <w:tcPr>
          <w:tcW w:w="2070" w:type="dxa"/>
          <w:tcBorders>
            <w:top w:val="single" w:sz="6" w:space="0" w:color="auto"/>
            <w:left w:val="single" w:sz="6" w:space="0" w:color="auto"/>
            <w:bottom w:val="single" w:sz="6" w:space="0" w:color="auto"/>
            <w:right w:val="single" w:sz="6" w:space="0" w:color="auto"/>
          </w:tcBorders>
        </w:tcPr>
        <w:p w14:paraId="0AFF6414" w14:textId="0BA471C6" w:rsidR="00582089" w:rsidRDefault="00582089" w:rsidP="00A51E97">
          <w:r w:rsidRPr="00420E07">
            <w:t xml:space="preserve">  </w:t>
          </w:r>
          <w:r>
            <w:t xml:space="preserve">Data:  </w:t>
          </w:r>
          <w:del w:id="2266" w:author="Marcus Fernandes" w:date="2021-07-24T21:56:00Z">
            <w:r w:rsidDel="00A22255">
              <w:delText>&lt;dd/mm/aa&gt;</w:delText>
            </w:r>
          </w:del>
          <w:ins w:id="2267" w:author="Marcus Fernandes" w:date="2021-08-19T11:25:00Z">
            <w:r w:rsidR="003B714F">
              <w:t>19</w:t>
            </w:r>
          </w:ins>
          <w:ins w:id="2268" w:author="Marcus Fernandes" w:date="2021-07-24T21:56:00Z">
            <w:r w:rsidR="00A22255">
              <w:t>/0</w:t>
            </w:r>
          </w:ins>
          <w:ins w:id="2269" w:author="Marcus Fernandes" w:date="2021-08-19T11:25:00Z">
            <w:r w:rsidR="003B714F">
              <w:t>8</w:t>
            </w:r>
          </w:ins>
          <w:ins w:id="2270" w:author="Marcus Fernandes" w:date="2021-07-24T21:56:00Z">
            <w:r w:rsidR="00A22255">
              <w:t>/2021</w:t>
            </w:r>
          </w:ins>
        </w:p>
      </w:tc>
      <w:tc>
        <w:tcPr>
          <w:tcW w:w="990" w:type="dxa"/>
          <w:vMerge/>
          <w:tcBorders>
            <w:left w:val="single" w:sz="6" w:space="0" w:color="auto"/>
          </w:tcBorders>
        </w:tcPr>
        <w:p w14:paraId="02AEFC41" w14:textId="77777777" w:rsidR="00582089" w:rsidRPr="00420E07" w:rsidRDefault="00582089"/>
      </w:tc>
    </w:tr>
    <w:tr w:rsidR="00582089" w14:paraId="272BF274" w14:textId="77777777" w:rsidTr="00A51E97">
      <w:tc>
        <w:tcPr>
          <w:tcW w:w="8568" w:type="dxa"/>
          <w:gridSpan w:val="2"/>
          <w:tcBorders>
            <w:top w:val="single" w:sz="6" w:space="0" w:color="auto"/>
            <w:left w:val="single" w:sz="6" w:space="0" w:color="auto"/>
            <w:bottom w:val="single" w:sz="6" w:space="0" w:color="auto"/>
            <w:right w:val="single" w:sz="6" w:space="0" w:color="auto"/>
          </w:tcBorders>
        </w:tcPr>
        <w:p w14:paraId="187B355E" w14:textId="77777777" w:rsidR="00582089" w:rsidRDefault="00582089">
          <w:r>
            <w:t>&lt;identificador do documento&gt;</w:t>
          </w:r>
        </w:p>
      </w:tc>
      <w:tc>
        <w:tcPr>
          <w:tcW w:w="990" w:type="dxa"/>
          <w:vMerge/>
          <w:tcBorders>
            <w:left w:val="single" w:sz="6" w:space="0" w:color="auto"/>
            <w:bottom w:val="single" w:sz="6" w:space="0" w:color="auto"/>
          </w:tcBorders>
        </w:tcPr>
        <w:p w14:paraId="49BB07ED" w14:textId="77777777" w:rsidR="00582089" w:rsidRDefault="00582089"/>
      </w:tc>
    </w:tr>
  </w:tbl>
  <w:p w14:paraId="5C01206F" w14:textId="77777777" w:rsidR="00582089" w:rsidRDefault="0058208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8104FB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rFonts w:ascii="Times New Roman" w:hAnsi="Times New Roman" w:cs="Times New Roman" w:hint="default"/>
        <w:b/>
        <w:bCs/>
        <w:i w:val="0"/>
        <w:iCs w:val="0"/>
        <w:color w:val="000000" w:themeColor="text1"/>
      </w:rPr>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000002"/>
    <w:multiLevelType w:val="multilevel"/>
    <w:tmpl w:val="00000002"/>
    <w:name w:val="WW8Num4"/>
    <w:lvl w:ilvl="0">
      <w:start w:val="1"/>
      <w:numFmt w:val="decimal"/>
      <w:lvlText w:val="%1.0"/>
      <w:lvlJc w:val="left"/>
      <w:pPr>
        <w:tabs>
          <w:tab w:val="num" w:pos="1134"/>
        </w:tabs>
        <w:ind w:left="1134" w:hanging="1134"/>
      </w:pPr>
      <w:rPr>
        <w:rFonts w:ascii="Arial" w:hAnsi="Arial"/>
        <w:b/>
        <w:i w:val="0"/>
        <w:sz w:val="24"/>
      </w:rPr>
    </w:lvl>
    <w:lvl w:ilvl="1">
      <w:start w:val="1"/>
      <w:numFmt w:val="decimal"/>
      <w:lvlText w:val="%1.%2"/>
      <w:lvlJc w:val="left"/>
      <w:pPr>
        <w:tabs>
          <w:tab w:val="num" w:pos="1134"/>
        </w:tabs>
        <w:ind w:left="1134" w:hanging="1134"/>
      </w:pPr>
      <w:rPr>
        <w:rFonts w:ascii="Arial" w:hAnsi="Arial"/>
        <w:b w:val="0"/>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134"/>
        </w:tabs>
        <w:ind w:left="1134" w:hanging="1134"/>
      </w:pPr>
      <w:rPr>
        <w:rFonts w:ascii="Arial" w:hAnsi="Arial"/>
        <w:b w:val="0"/>
        <w:i w:val="0"/>
        <w:sz w:val="24"/>
        <w:szCs w:val="24"/>
        <w:u w:val="none"/>
      </w:r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 w15:restartNumberingAfterBreak="0">
    <w:nsid w:val="02DD0384"/>
    <w:multiLevelType w:val="hybridMultilevel"/>
    <w:tmpl w:val="016A7E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7271193"/>
    <w:multiLevelType w:val="multilevel"/>
    <w:tmpl w:val="835E3F4A"/>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71C74"/>
    <w:multiLevelType w:val="multilevel"/>
    <w:tmpl w:val="942029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EA73DA7"/>
    <w:multiLevelType w:val="multilevel"/>
    <w:tmpl w:val="0092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C0FD3"/>
    <w:multiLevelType w:val="multilevel"/>
    <w:tmpl w:val="84CE4D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F76B5"/>
    <w:multiLevelType w:val="hybridMultilevel"/>
    <w:tmpl w:val="0C5464F0"/>
    <w:lvl w:ilvl="0" w:tplc="A9604E9E">
      <w:start w:val="1"/>
      <w:numFmt w:val="lowerLetter"/>
      <w:lvlText w:val="%1."/>
      <w:lvlJc w:val="left"/>
      <w:pPr>
        <w:tabs>
          <w:tab w:val="num" w:pos="1428"/>
        </w:tabs>
        <w:ind w:left="1428" w:hanging="360"/>
      </w:pPr>
      <w:rPr>
        <w:color w:val="000000" w:themeColor="text1"/>
      </w:rPr>
    </w:lvl>
    <w:lvl w:ilvl="1" w:tplc="FC1A27E0" w:tentative="1">
      <w:start w:val="1"/>
      <w:numFmt w:val="lowerLetter"/>
      <w:lvlText w:val="%2."/>
      <w:lvlJc w:val="left"/>
      <w:pPr>
        <w:tabs>
          <w:tab w:val="num" w:pos="2148"/>
        </w:tabs>
        <w:ind w:left="2148" w:hanging="360"/>
      </w:pPr>
    </w:lvl>
    <w:lvl w:ilvl="2" w:tplc="2D06B642" w:tentative="1">
      <w:start w:val="1"/>
      <w:numFmt w:val="lowerRoman"/>
      <w:lvlText w:val="%3."/>
      <w:lvlJc w:val="right"/>
      <w:pPr>
        <w:tabs>
          <w:tab w:val="num" w:pos="2868"/>
        </w:tabs>
        <w:ind w:left="2868" w:hanging="180"/>
      </w:pPr>
    </w:lvl>
    <w:lvl w:ilvl="3" w:tplc="74DA535E" w:tentative="1">
      <w:start w:val="1"/>
      <w:numFmt w:val="decimal"/>
      <w:lvlText w:val="%4."/>
      <w:lvlJc w:val="left"/>
      <w:pPr>
        <w:tabs>
          <w:tab w:val="num" w:pos="3588"/>
        </w:tabs>
        <w:ind w:left="3588" w:hanging="360"/>
      </w:pPr>
    </w:lvl>
    <w:lvl w:ilvl="4" w:tplc="8D428F08" w:tentative="1">
      <w:start w:val="1"/>
      <w:numFmt w:val="lowerLetter"/>
      <w:lvlText w:val="%5."/>
      <w:lvlJc w:val="left"/>
      <w:pPr>
        <w:tabs>
          <w:tab w:val="num" w:pos="4308"/>
        </w:tabs>
        <w:ind w:left="4308" w:hanging="360"/>
      </w:pPr>
    </w:lvl>
    <w:lvl w:ilvl="5" w:tplc="B6325274" w:tentative="1">
      <w:start w:val="1"/>
      <w:numFmt w:val="lowerRoman"/>
      <w:lvlText w:val="%6."/>
      <w:lvlJc w:val="right"/>
      <w:pPr>
        <w:tabs>
          <w:tab w:val="num" w:pos="5028"/>
        </w:tabs>
        <w:ind w:left="5028" w:hanging="180"/>
      </w:pPr>
    </w:lvl>
    <w:lvl w:ilvl="6" w:tplc="7C44C126" w:tentative="1">
      <w:start w:val="1"/>
      <w:numFmt w:val="decimal"/>
      <w:lvlText w:val="%7."/>
      <w:lvlJc w:val="left"/>
      <w:pPr>
        <w:tabs>
          <w:tab w:val="num" w:pos="5748"/>
        </w:tabs>
        <w:ind w:left="5748" w:hanging="360"/>
      </w:pPr>
    </w:lvl>
    <w:lvl w:ilvl="7" w:tplc="430C9784" w:tentative="1">
      <w:start w:val="1"/>
      <w:numFmt w:val="lowerLetter"/>
      <w:lvlText w:val="%8."/>
      <w:lvlJc w:val="left"/>
      <w:pPr>
        <w:tabs>
          <w:tab w:val="num" w:pos="6468"/>
        </w:tabs>
        <w:ind w:left="6468" w:hanging="360"/>
      </w:pPr>
    </w:lvl>
    <w:lvl w:ilvl="8" w:tplc="0AEEAB9C" w:tentative="1">
      <w:start w:val="1"/>
      <w:numFmt w:val="lowerRoman"/>
      <w:lvlText w:val="%9."/>
      <w:lvlJc w:val="right"/>
      <w:pPr>
        <w:tabs>
          <w:tab w:val="num" w:pos="7188"/>
        </w:tabs>
        <w:ind w:left="7188" w:hanging="180"/>
      </w:pPr>
    </w:lvl>
  </w:abstractNum>
  <w:abstractNum w:abstractNumId="8" w15:restartNumberingAfterBreak="0">
    <w:nsid w:val="17C228B6"/>
    <w:multiLevelType w:val="hybridMultilevel"/>
    <w:tmpl w:val="A74C966E"/>
    <w:lvl w:ilvl="0" w:tplc="A7086C44">
      <w:start w:val="1"/>
      <w:numFmt w:val="bullet"/>
      <w:pStyle w:val="Marcadores1"/>
      <w:lvlText w:val=""/>
      <w:lvlJc w:val="left"/>
      <w:pPr>
        <w:tabs>
          <w:tab w:val="num" w:pos="1701"/>
        </w:tabs>
        <w:ind w:left="1701" w:hanging="567"/>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ED21CA"/>
    <w:multiLevelType w:val="multilevel"/>
    <w:tmpl w:val="D946F8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5E3A89"/>
    <w:multiLevelType w:val="hybridMultilevel"/>
    <w:tmpl w:val="A444571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35734947"/>
    <w:multiLevelType w:val="hybridMultilevel"/>
    <w:tmpl w:val="D09CA048"/>
    <w:lvl w:ilvl="0" w:tplc="4BCAF136">
      <w:start w:val="1"/>
      <w:numFmt w:val="lowerLetter"/>
      <w:pStyle w:val="PSDS-MarcadoresCorpodeTexto"/>
      <w:lvlText w:val="%1."/>
      <w:lvlJc w:val="left"/>
      <w:pPr>
        <w:tabs>
          <w:tab w:val="num" w:pos="1344"/>
        </w:tabs>
        <w:ind w:left="1344" w:hanging="360"/>
      </w:pPr>
      <w:rPr>
        <w:rFonts w:ascii="Arial" w:hAnsi="Arial" w:hint="default"/>
        <w:b/>
        <w:i w:val="0"/>
        <w:sz w:val="20"/>
      </w:rPr>
    </w:lvl>
    <w:lvl w:ilvl="1" w:tplc="6838A24E">
      <w:start w:val="1"/>
      <w:numFmt w:val="decimal"/>
      <w:lvlText w:val="%2."/>
      <w:lvlJc w:val="left"/>
      <w:pPr>
        <w:tabs>
          <w:tab w:val="num" w:pos="2064"/>
        </w:tabs>
        <w:ind w:left="2064" w:hanging="360"/>
      </w:pPr>
    </w:lvl>
    <w:lvl w:ilvl="2" w:tplc="393C3E08" w:tentative="1">
      <w:start w:val="1"/>
      <w:numFmt w:val="bullet"/>
      <w:lvlText w:val=""/>
      <w:lvlJc w:val="left"/>
      <w:pPr>
        <w:tabs>
          <w:tab w:val="num" w:pos="2784"/>
        </w:tabs>
        <w:ind w:left="2784" w:hanging="360"/>
      </w:pPr>
      <w:rPr>
        <w:rFonts w:ascii="Wingdings" w:hAnsi="Wingdings" w:hint="default"/>
      </w:rPr>
    </w:lvl>
    <w:lvl w:ilvl="3" w:tplc="14126E78" w:tentative="1">
      <w:start w:val="1"/>
      <w:numFmt w:val="bullet"/>
      <w:lvlText w:val=""/>
      <w:lvlJc w:val="left"/>
      <w:pPr>
        <w:tabs>
          <w:tab w:val="num" w:pos="3504"/>
        </w:tabs>
        <w:ind w:left="3504" w:hanging="360"/>
      </w:pPr>
      <w:rPr>
        <w:rFonts w:ascii="Symbol" w:hAnsi="Symbol" w:hint="default"/>
      </w:rPr>
    </w:lvl>
    <w:lvl w:ilvl="4" w:tplc="6B9A6A28" w:tentative="1">
      <w:start w:val="1"/>
      <w:numFmt w:val="bullet"/>
      <w:lvlText w:val="o"/>
      <w:lvlJc w:val="left"/>
      <w:pPr>
        <w:tabs>
          <w:tab w:val="num" w:pos="4224"/>
        </w:tabs>
        <w:ind w:left="4224" w:hanging="360"/>
      </w:pPr>
      <w:rPr>
        <w:rFonts w:ascii="Courier New" w:hAnsi="Courier New" w:hint="default"/>
      </w:rPr>
    </w:lvl>
    <w:lvl w:ilvl="5" w:tplc="D6FE5FA8" w:tentative="1">
      <w:start w:val="1"/>
      <w:numFmt w:val="bullet"/>
      <w:lvlText w:val=""/>
      <w:lvlJc w:val="left"/>
      <w:pPr>
        <w:tabs>
          <w:tab w:val="num" w:pos="4944"/>
        </w:tabs>
        <w:ind w:left="4944" w:hanging="360"/>
      </w:pPr>
      <w:rPr>
        <w:rFonts w:ascii="Wingdings" w:hAnsi="Wingdings" w:hint="default"/>
      </w:rPr>
    </w:lvl>
    <w:lvl w:ilvl="6" w:tplc="283E5CC0" w:tentative="1">
      <w:start w:val="1"/>
      <w:numFmt w:val="bullet"/>
      <w:lvlText w:val=""/>
      <w:lvlJc w:val="left"/>
      <w:pPr>
        <w:tabs>
          <w:tab w:val="num" w:pos="5664"/>
        </w:tabs>
        <w:ind w:left="5664" w:hanging="360"/>
      </w:pPr>
      <w:rPr>
        <w:rFonts w:ascii="Symbol" w:hAnsi="Symbol" w:hint="default"/>
      </w:rPr>
    </w:lvl>
    <w:lvl w:ilvl="7" w:tplc="CF42B804" w:tentative="1">
      <w:start w:val="1"/>
      <w:numFmt w:val="bullet"/>
      <w:lvlText w:val="o"/>
      <w:lvlJc w:val="left"/>
      <w:pPr>
        <w:tabs>
          <w:tab w:val="num" w:pos="6384"/>
        </w:tabs>
        <w:ind w:left="6384" w:hanging="360"/>
      </w:pPr>
      <w:rPr>
        <w:rFonts w:ascii="Courier New" w:hAnsi="Courier New" w:hint="default"/>
      </w:rPr>
    </w:lvl>
    <w:lvl w:ilvl="8" w:tplc="28AE03E2" w:tentative="1">
      <w:start w:val="1"/>
      <w:numFmt w:val="bullet"/>
      <w:lvlText w:val=""/>
      <w:lvlJc w:val="left"/>
      <w:pPr>
        <w:tabs>
          <w:tab w:val="num" w:pos="7104"/>
        </w:tabs>
        <w:ind w:left="7104" w:hanging="360"/>
      </w:pPr>
      <w:rPr>
        <w:rFonts w:ascii="Wingdings" w:hAnsi="Wingdings" w:hint="default"/>
      </w:rPr>
    </w:lvl>
  </w:abstractNum>
  <w:abstractNum w:abstractNumId="12" w15:restartNumberingAfterBreak="0">
    <w:nsid w:val="3CD16BB4"/>
    <w:multiLevelType w:val="hybridMultilevel"/>
    <w:tmpl w:val="DAA697B0"/>
    <w:lvl w:ilvl="0" w:tplc="A3F8FC38">
      <w:start w:val="1"/>
      <w:numFmt w:val="lowerLetter"/>
      <w:lvlText w:val="%1."/>
      <w:lvlJc w:val="left"/>
      <w:pPr>
        <w:tabs>
          <w:tab w:val="num" w:pos="1428"/>
        </w:tabs>
        <w:ind w:left="1428" w:hanging="360"/>
      </w:pPr>
      <w:rPr>
        <w:color w:val="000000" w:themeColor="text1"/>
      </w:rPr>
    </w:lvl>
    <w:lvl w:ilvl="1" w:tplc="04160003">
      <w:start w:val="1"/>
      <w:numFmt w:val="lowerLetter"/>
      <w:lvlText w:val="%2."/>
      <w:lvlJc w:val="left"/>
      <w:pPr>
        <w:tabs>
          <w:tab w:val="num" w:pos="2148"/>
        </w:tabs>
        <w:ind w:left="2148" w:hanging="360"/>
      </w:pPr>
    </w:lvl>
    <w:lvl w:ilvl="2" w:tplc="04160005" w:tentative="1">
      <w:start w:val="1"/>
      <w:numFmt w:val="lowerRoman"/>
      <w:lvlText w:val="%3."/>
      <w:lvlJc w:val="right"/>
      <w:pPr>
        <w:tabs>
          <w:tab w:val="num" w:pos="2868"/>
        </w:tabs>
        <w:ind w:left="2868" w:hanging="180"/>
      </w:pPr>
    </w:lvl>
    <w:lvl w:ilvl="3" w:tplc="04160001" w:tentative="1">
      <w:start w:val="1"/>
      <w:numFmt w:val="decimal"/>
      <w:lvlText w:val="%4."/>
      <w:lvlJc w:val="left"/>
      <w:pPr>
        <w:tabs>
          <w:tab w:val="num" w:pos="3588"/>
        </w:tabs>
        <w:ind w:left="3588" w:hanging="360"/>
      </w:pPr>
    </w:lvl>
    <w:lvl w:ilvl="4" w:tplc="04160003" w:tentative="1">
      <w:start w:val="1"/>
      <w:numFmt w:val="lowerLetter"/>
      <w:lvlText w:val="%5."/>
      <w:lvlJc w:val="left"/>
      <w:pPr>
        <w:tabs>
          <w:tab w:val="num" w:pos="4308"/>
        </w:tabs>
        <w:ind w:left="4308" w:hanging="360"/>
      </w:pPr>
    </w:lvl>
    <w:lvl w:ilvl="5" w:tplc="04160005" w:tentative="1">
      <w:start w:val="1"/>
      <w:numFmt w:val="lowerRoman"/>
      <w:lvlText w:val="%6."/>
      <w:lvlJc w:val="right"/>
      <w:pPr>
        <w:tabs>
          <w:tab w:val="num" w:pos="5028"/>
        </w:tabs>
        <w:ind w:left="5028" w:hanging="180"/>
      </w:pPr>
    </w:lvl>
    <w:lvl w:ilvl="6" w:tplc="04160001" w:tentative="1">
      <w:start w:val="1"/>
      <w:numFmt w:val="decimal"/>
      <w:lvlText w:val="%7."/>
      <w:lvlJc w:val="left"/>
      <w:pPr>
        <w:tabs>
          <w:tab w:val="num" w:pos="5748"/>
        </w:tabs>
        <w:ind w:left="5748" w:hanging="360"/>
      </w:pPr>
    </w:lvl>
    <w:lvl w:ilvl="7" w:tplc="04160003" w:tentative="1">
      <w:start w:val="1"/>
      <w:numFmt w:val="lowerLetter"/>
      <w:lvlText w:val="%8."/>
      <w:lvlJc w:val="left"/>
      <w:pPr>
        <w:tabs>
          <w:tab w:val="num" w:pos="6468"/>
        </w:tabs>
        <w:ind w:left="6468" w:hanging="360"/>
      </w:pPr>
    </w:lvl>
    <w:lvl w:ilvl="8" w:tplc="04160005" w:tentative="1">
      <w:start w:val="1"/>
      <w:numFmt w:val="lowerRoman"/>
      <w:lvlText w:val="%9."/>
      <w:lvlJc w:val="right"/>
      <w:pPr>
        <w:tabs>
          <w:tab w:val="num" w:pos="7188"/>
        </w:tabs>
        <w:ind w:left="7188" w:hanging="180"/>
      </w:pPr>
    </w:lvl>
  </w:abstractNum>
  <w:abstractNum w:abstractNumId="13" w15:restartNumberingAfterBreak="0">
    <w:nsid w:val="43927482"/>
    <w:multiLevelType w:val="hybridMultilevel"/>
    <w:tmpl w:val="ED22BE8E"/>
    <w:lvl w:ilvl="0" w:tplc="56789CD2">
      <w:start w:val="1"/>
      <w:numFmt w:val="bullet"/>
      <w:lvlText w:val=""/>
      <w:lvlJc w:val="left"/>
      <w:pPr>
        <w:ind w:left="1440" w:hanging="360"/>
      </w:pPr>
      <w:rPr>
        <w:rFonts w:ascii="Symbol" w:hAnsi="Symbol" w:hint="default"/>
      </w:rPr>
    </w:lvl>
    <w:lvl w:ilvl="1" w:tplc="8AD23DAA" w:tentative="1">
      <w:start w:val="1"/>
      <w:numFmt w:val="bullet"/>
      <w:lvlText w:val="o"/>
      <w:lvlJc w:val="left"/>
      <w:pPr>
        <w:ind w:left="2160" w:hanging="360"/>
      </w:pPr>
      <w:rPr>
        <w:rFonts w:ascii="Courier New" w:hAnsi="Courier New" w:cs="Courier New" w:hint="default"/>
      </w:rPr>
    </w:lvl>
    <w:lvl w:ilvl="2" w:tplc="05B8A22A" w:tentative="1">
      <w:start w:val="1"/>
      <w:numFmt w:val="bullet"/>
      <w:lvlText w:val=""/>
      <w:lvlJc w:val="left"/>
      <w:pPr>
        <w:ind w:left="2880" w:hanging="360"/>
      </w:pPr>
      <w:rPr>
        <w:rFonts w:ascii="Wingdings" w:hAnsi="Wingdings" w:hint="default"/>
      </w:rPr>
    </w:lvl>
    <w:lvl w:ilvl="3" w:tplc="C5D29D0C" w:tentative="1">
      <w:start w:val="1"/>
      <w:numFmt w:val="bullet"/>
      <w:lvlText w:val=""/>
      <w:lvlJc w:val="left"/>
      <w:pPr>
        <w:ind w:left="3600" w:hanging="360"/>
      </w:pPr>
      <w:rPr>
        <w:rFonts w:ascii="Symbol" w:hAnsi="Symbol" w:hint="default"/>
      </w:rPr>
    </w:lvl>
    <w:lvl w:ilvl="4" w:tplc="4B56AA5A" w:tentative="1">
      <w:start w:val="1"/>
      <w:numFmt w:val="bullet"/>
      <w:lvlText w:val="o"/>
      <w:lvlJc w:val="left"/>
      <w:pPr>
        <w:ind w:left="4320" w:hanging="360"/>
      </w:pPr>
      <w:rPr>
        <w:rFonts w:ascii="Courier New" w:hAnsi="Courier New" w:cs="Courier New" w:hint="default"/>
      </w:rPr>
    </w:lvl>
    <w:lvl w:ilvl="5" w:tplc="D7021156" w:tentative="1">
      <w:start w:val="1"/>
      <w:numFmt w:val="bullet"/>
      <w:lvlText w:val=""/>
      <w:lvlJc w:val="left"/>
      <w:pPr>
        <w:ind w:left="5040" w:hanging="360"/>
      </w:pPr>
      <w:rPr>
        <w:rFonts w:ascii="Wingdings" w:hAnsi="Wingdings" w:hint="default"/>
      </w:rPr>
    </w:lvl>
    <w:lvl w:ilvl="6" w:tplc="6ECCE39E" w:tentative="1">
      <w:start w:val="1"/>
      <w:numFmt w:val="bullet"/>
      <w:lvlText w:val=""/>
      <w:lvlJc w:val="left"/>
      <w:pPr>
        <w:ind w:left="5760" w:hanging="360"/>
      </w:pPr>
      <w:rPr>
        <w:rFonts w:ascii="Symbol" w:hAnsi="Symbol" w:hint="default"/>
      </w:rPr>
    </w:lvl>
    <w:lvl w:ilvl="7" w:tplc="AC663AD2" w:tentative="1">
      <w:start w:val="1"/>
      <w:numFmt w:val="bullet"/>
      <w:lvlText w:val="o"/>
      <w:lvlJc w:val="left"/>
      <w:pPr>
        <w:ind w:left="6480" w:hanging="360"/>
      </w:pPr>
      <w:rPr>
        <w:rFonts w:ascii="Courier New" w:hAnsi="Courier New" w:cs="Courier New" w:hint="default"/>
      </w:rPr>
    </w:lvl>
    <w:lvl w:ilvl="8" w:tplc="FF727940" w:tentative="1">
      <w:start w:val="1"/>
      <w:numFmt w:val="bullet"/>
      <w:lvlText w:val=""/>
      <w:lvlJc w:val="left"/>
      <w:pPr>
        <w:ind w:left="7200" w:hanging="360"/>
      </w:pPr>
      <w:rPr>
        <w:rFonts w:ascii="Wingdings" w:hAnsi="Wingdings" w:hint="default"/>
      </w:rPr>
    </w:lvl>
  </w:abstractNum>
  <w:abstractNum w:abstractNumId="14" w15:restartNumberingAfterBreak="0">
    <w:nsid w:val="485E73CD"/>
    <w:multiLevelType w:val="hybridMultilevel"/>
    <w:tmpl w:val="1958B35E"/>
    <w:lvl w:ilvl="0" w:tplc="0996023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518C238C"/>
    <w:multiLevelType w:val="hybridMultilevel"/>
    <w:tmpl w:val="F51480B4"/>
    <w:lvl w:ilvl="0" w:tplc="1AA44D7A">
      <w:start w:val="1"/>
      <w:numFmt w:val="lowerLetter"/>
      <w:lvlText w:val="%1."/>
      <w:lvlJc w:val="left"/>
      <w:pPr>
        <w:tabs>
          <w:tab w:val="num" w:pos="1428"/>
        </w:tabs>
        <w:ind w:left="1428" w:hanging="360"/>
      </w:pPr>
      <w:rPr>
        <w:color w:val="auto"/>
      </w:rPr>
    </w:lvl>
    <w:lvl w:ilvl="1" w:tplc="3200B9F0" w:tentative="1">
      <w:start w:val="1"/>
      <w:numFmt w:val="lowerLetter"/>
      <w:lvlText w:val="%2."/>
      <w:lvlJc w:val="left"/>
      <w:pPr>
        <w:tabs>
          <w:tab w:val="num" w:pos="2148"/>
        </w:tabs>
        <w:ind w:left="2148" w:hanging="360"/>
      </w:pPr>
    </w:lvl>
    <w:lvl w:ilvl="2" w:tplc="E3AE3B96" w:tentative="1">
      <w:start w:val="1"/>
      <w:numFmt w:val="lowerRoman"/>
      <w:lvlText w:val="%3."/>
      <w:lvlJc w:val="right"/>
      <w:pPr>
        <w:tabs>
          <w:tab w:val="num" w:pos="2868"/>
        </w:tabs>
        <w:ind w:left="2868" w:hanging="180"/>
      </w:pPr>
    </w:lvl>
    <w:lvl w:ilvl="3" w:tplc="7838803C" w:tentative="1">
      <w:start w:val="1"/>
      <w:numFmt w:val="decimal"/>
      <w:lvlText w:val="%4."/>
      <w:lvlJc w:val="left"/>
      <w:pPr>
        <w:tabs>
          <w:tab w:val="num" w:pos="3588"/>
        </w:tabs>
        <w:ind w:left="3588" w:hanging="360"/>
      </w:pPr>
    </w:lvl>
    <w:lvl w:ilvl="4" w:tplc="0DD03F78" w:tentative="1">
      <w:start w:val="1"/>
      <w:numFmt w:val="lowerLetter"/>
      <w:lvlText w:val="%5."/>
      <w:lvlJc w:val="left"/>
      <w:pPr>
        <w:tabs>
          <w:tab w:val="num" w:pos="4308"/>
        </w:tabs>
        <w:ind w:left="4308" w:hanging="360"/>
      </w:pPr>
    </w:lvl>
    <w:lvl w:ilvl="5" w:tplc="659C94C4" w:tentative="1">
      <w:start w:val="1"/>
      <w:numFmt w:val="lowerRoman"/>
      <w:lvlText w:val="%6."/>
      <w:lvlJc w:val="right"/>
      <w:pPr>
        <w:tabs>
          <w:tab w:val="num" w:pos="5028"/>
        </w:tabs>
        <w:ind w:left="5028" w:hanging="180"/>
      </w:pPr>
    </w:lvl>
    <w:lvl w:ilvl="6" w:tplc="B8FE6386" w:tentative="1">
      <w:start w:val="1"/>
      <w:numFmt w:val="decimal"/>
      <w:lvlText w:val="%7."/>
      <w:lvlJc w:val="left"/>
      <w:pPr>
        <w:tabs>
          <w:tab w:val="num" w:pos="5748"/>
        </w:tabs>
        <w:ind w:left="5748" w:hanging="360"/>
      </w:pPr>
    </w:lvl>
    <w:lvl w:ilvl="7" w:tplc="A6C8EA8C" w:tentative="1">
      <w:start w:val="1"/>
      <w:numFmt w:val="lowerLetter"/>
      <w:lvlText w:val="%8."/>
      <w:lvlJc w:val="left"/>
      <w:pPr>
        <w:tabs>
          <w:tab w:val="num" w:pos="6468"/>
        </w:tabs>
        <w:ind w:left="6468" w:hanging="360"/>
      </w:pPr>
    </w:lvl>
    <w:lvl w:ilvl="8" w:tplc="A4282AC6" w:tentative="1">
      <w:start w:val="1"/>
      <w:numFmt w:val="lowerRoman"/>
      <w:lvlText w:val="%9."/>
      <w:lvlJc w:val="right"/>
      <w:pPr>
        <w:tabs>
          <w:tab w:val="num" w:pos="7188"/>
        </w:tabs>
        <w:ind w:left="7188" w:hanging="180"/>
      </w:pPr>
    </w:lvl>
  </w:abstractNum>
  <w:abstractNum w:abstractNumId="16" w15:restartNumberingAfterBreak="0">
    <w:nsid w:val="596C4FBB"/>
    <w:multiLevelType w:val="multilevel"/>
    <w:tmpl w:val="037A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F10F6"/>
    <w:multiLevelType w:val="hybridMultilevel"/>
    <w:tmpl w:val="B87AA356"/>
    <w:lvl w:ilvl="0" w:tplc="04160001">
      <w:start w:val="1"/>
      <w:numFmt w:val="lowerLetter"/>
      <w:lvlText w:val="%1."/>
      <w:lvlJc w:val="left"/>
      <w:pPr>
        <w:tabs>
          <w:tab w:val="num" w:pos="720"/>
        </w:tabs>
        <w:ind w:left="720" w:hanging="360"/>
      </w:pPr>
    </w:lvl>
    <w:lvl w:ilvl="1" w:tplc="04160003" w:tentative="1">
      <w:start w:val="1"/>
      <w:numFmt w:val="lowerLetter"/>
      <w:lvlText w:val="%2."/>
      <w:lvlJc w:val="left"/>
      <w:pPr>
        <w:tabs>
          <w:tab w:val="num" w:pos="1440"/>
        </w:tabs>
        <w:ind w:left="1440" w:hanging="360"/>
      </w:pPr>
    </w:lvl>
    <w:lvl w:ilvl="2" w:tplc="04160005" w:tentative="1">
      <w:start w:val="1"/>
      <w:numFmt w:val="lowerRoman"/>
      <w:lvlText w:val="%3."/>
      <w:lvlJc w:val="right"/>
      <w:pPr>
        <w:tabs>
          <w:tab w:val="num" w:pos="2160"/>
        </w:tabs>
        <w:ind w:left="2160" w:hanging="180"/>
      </w:pPr>
    </w:lvl>
    <w:lvl w:ilvl="3" w:tplc="04160001" w:tentative="1">
      <w:start w:val="1"/>
      <w:numFmt w:val="decimal"/>
      <w:lvlText w:val="%4."/>
      <w:lvlJc w:val="left"/>
      <w:pPr>
        <w:tabs>
          <w:tab w:val="num" w:pos="2880"/>
        </w:tabs>
        <w:ind w:left="2880" w:hanging="360"/>
      </w:pPr>
    </w:lvl>
    <w:lvl w:ilvl="4" w:tplc="04160003" w:tentative="1">
      <w:start w:val="1"/>
      <w:numFmt w:val="lowerLetter"/>
      <w:lvlText w:val="%5."/>
      <w:lvlJc w:val="left"/>
      <w:pPr>
        <w:tabs>
          <w:tab w:val="num" w:pos="3600"/>
        </w:tabs>
        <w:ind w:left="3600" w:hanging="360"/>
      </w:pPr>
    </w:lvl>
    <w:lvl w:ilvl="5" w:tplc="04160005" w:tentative="1">
      <w:start w:val="1"/>
      <w:numFmt w:val="lowerRoman"/>
      <w:lvlText w:val="%6."/>
      <w:lvlJc w:val="right"/>
      <w:pPr>
        <w:tabs>
          <w:tab w:val="num" w:pos="4320"/>
        </w:tabs>
        <w:ind w:left="4320" w:hanging="180"/>
      </w:pPr>
    </w:lvl>
    <w:lvl w:ilvl="6" w:tplc="04160001" w:tentative="1">
      <w:start w:val="1"/>
      <w:numFmt w:val="decimal"/>
      <w:lvlText w:val="%7."/>
      <w:lvlJc w:val="left"/>
      <w:pPr>
        <w:tabs>
          <w:tab w:val="num" w:pos="5040"/>
        </w:tabs>
        <w:ind w:left="5040" w:hanging="360"/>
      </w:pPr>
    </w:lvl>
    <w:lvl w:ilvl="7" w:tplc="04160003" w:tentative="1">
      <w:start w:val="1"/>
      <w:numFmt w:val="lowerLetter"/>
      <w:lvlText w:val="%8."/>
      <w:lvlJc w:val="left"/>
      <w:pPr>
        <w:tabs>
          <w:tab w:val="num" w:pos="5760"/>
        </w:tabs>
        <w:ind w:left="5760" w:hanging="360"/>
      </w:pPr>
    </w:lvl>
    <w:lvl w:ilvl="8" w:tplc="04160005" w:tentative="1">
      <w:start w:val="1"/>
      <w:numFmt w:val="lowerRoman"/>
      <w:lvlText w:val="%9."/>
      <w:lvlJc w:val="right"/>
      <w:pPr>
        <w:tabs>
          <w:tab w:val="num" w:pos="6480"/>
        </w:tabs>
        <w:ind w:left="6480" w:hanging="180"/>
      </w:pPr>
    </w:lvl>
  </w:abstractNum>
  <w:abstractNum w:abstractNumId="18" w15:restartNumberingAfterBreak="0">
    <w:nsid w:val="67EA4FAF"/>
    <w:multiLevelType w:val="hybridMultilevel"/>
    <w:tmpl w:val="66228336"/>
    <w:lvl w:ilvl="0" w:tplc="04160019">
      <w:start w:val="1"/>
      <w:numFmt w:val="lowerLetter"/>
      <w:lvlText w:val="%1."/>
      <w:lvlJc w:val="left"/>
      <w:pPr>
        <w:tabs>
          <w:tab w:val="num" w:pos="1428"/>
        </w:tabs>
        <w:ind w:left="1428" w:hanging="360"/>
      </w:p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19" w15:restartNumberingAfterBreak="0">
    <w:nsid w:val="69CD2371"/>
    <w:multiLevelType w:val="multilevel"/>
    <w:tmpl w:val="B55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B450D1"/>
    <w:multiLevelType w:val="multilevel"/>
    <w:tmpl w:val="4514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9D04B9"/>
    <w:multiLevelType w:val="hybridMultilevel"/>
    <w:tmpl w:val="9BC08212"/>
    <w:lvl w:ilvl="0" w:tplc="A1C479CE">
      <w:start w:val="3"/>
      <w:numFmt w:val="bullet"/>
      <w:pStyle w:val="Marcadores2"/>
      <w:lvlText w:val="-"/>
      <w:lvlJc w:val="left"/>
      <w:pPr>
        <w:tabs>
          <w:tab w:val="num" w:pos="1985"/>
        </w:tabs>
        <w:ind w:left="1985" w:hanging="567"/>
      </w:pPr>
      <w:rPr>
        <w:rFonts w:ascii="Times New Roman" w:eastAsia="Times New Roman" w:hAnsi="Times New Roman" w:cs="Times New Roman" w:hint="default"/>
      </w:rPr>
    </w:lvl>
    <w:lvl w:ilvl="1" w:tplc="335A525C">
      <w:start w:val="3"/>
      <w:numFmt w:val="bullet"/>
      <w:pStyle w:val="Marcadores2"/>
      <w:lvlText w:val="-"/>
      <w:lvlJc w:val="left"/>
      <w:pPr>
        <w:tabs>
          <w:tab w:val="num" w:pos="2169"/>
        </w:tabs>
        <w:ind w:left="2169" w:hanging="567"/>
      </w:pPr>
      <w:rPr>
        <w:rFonts w:ascii="Times New Roman" w:eastAsia="Times New Roman" w:hAnsi="Times New Roman" w:cs="Times New Roman" w:hint="default"/>
      </w:rPr>
    </w:lvl>
    <w:lvl w:ilvl="2" w:tplc="2DF42F08">
      <w:start w:val="1"/>
      <w:numFmt w:val="bullet"/>
      <w:lvlText w:val=""/>
      <w:lvlJc w:val="left"/>
      <w:pPr>
        <w:tabs>
          <w:tab w:val="num" w:pos="3204"/>
        </w:tabs>
        <w:ind w:left="3204" w:hanging="360"/>
      </w:pPr>
      <w:rPr>
        <w:rFonts w:ascii="Wingdings" w:hAnsi="Wingdings" w:cs="Times New Roman" w:hint="default"/>
      </w:rPr>
    </w:lvl>
    <w:lvl w:ilvl="3" w:tplc="D05261D8">
      <w:start w:val="1"/>
      <w:numFmt w:val="bullet"/>
      <w:lvlText w:val=""/>
      <w:lvlJc w:val="left"/>
      <w:pPr>
        <w:tabs>
          <w:tab w:val="num" w:pos="3924"/>
        </w:tabs>
        <w:ind w:left="3924" w:hanging="360"/>
      </w:pPr>
      <w:rPr>
        <w:rFonts w:ascii="Symbol" w:hAnsi="Symbol" w:cs="Times New Roman" w:hint="default"/>
      </w:rPr>
    </w:lvl>
    <w:lvl w:ilvl="4" w:tplc="2440293C">
      <w:start w:val="1"/>
      <w:numFmt w:val="bullet"/>
      <w:lvlText w:val="o"/>
      <w:lvlJc w:val="left"/>
      <w:pPr>
        <w:tabs>
          <w:tab w:val="num" w:pos="4644"/>
        </w:tabs>
        <w:ind w:left="4644" w:hanging="360"/>
      </w:pPr>
      <w:rPr>
        <w:rFonts w:ascii="Courier New" w:hAnsi="Courier New" w:cs="Courier New" w:hint="default"/>
      </w:rPr>
    </w:lvl>
    <w:lvl w:ilvl="5" w:tplc="554CC722">
      <w:start w:val="1"/>
      <w:numFmt w:val="bullet"/>
      <w:lvlText w:val=""/>
      <w:lvlJc w:val="left"/>
      <w:pPr>
        <w:tabs>
          <w:tab w:val="num" w:pos="5364"/>
        </w:tabs>
        <w:ind w:left="5364" w:hanging="360"/>
      </w:pPr>
      <w:rPr>
        <w:rFonts w:ascii="Wingdings" w:hAnsi="Wingdings" w:cs="Times New Roman" w:hint="default"/>
      </w:rPr>
    </w:lvl>
    <w:lvl w:ilvl="6" w:tplc="E42884FE">
      <w:start w:val="1"/>
      <w:numFmt w:val="bullet"/>
      <w:lvlText w:val=""/>
      <w:lvlJc w:val="left"/>
      <w:pPr>
        <w:tabs>
          <w:tab w:val="num" w:pos="6084"/>
        </w:tabs>
        <w:ind w:left="6084" w:hanging="360"/>
      </w:pPr>
      <w:rPr>
        <w:rFonts w:ascii="Symbol" w:hAnsi="Symbol" w:cs="Times New Roman" w:hint="default"/>
      </w:rPr>
    </w:lvl>
    <w:lvl w:ilvl="7" w:tplc="A1CA46A0">
      <w:start w:val="1"/>
      <w:numFmt w:val="bullet"/>
      <w:lvlText w:val="o"/>
      <w:lvlJc w:val="left"/>
      <w:pPr>
        <w:tabs>
          <w:tab w:val="num" w:pos="6804"/>
        </w:tabs>
        <w:ind w:left="6804" w:hanging="360"/>
      </w:pPr>
      <w:rPr>
        <w:rFonts w:ascii="Courier New" w:hAnsi="Courier New" w:cs="Courier New" w:hint="default"/>
      </w:rPr>
    </w:lvl>
    <w:lvl w:ilvl="8" w:tplc="DFD0CCC8">
      <w:start w:val="1"/>
      <w:numFmt w:val="bullet"/>
      <w:lvlText w:val=""/>
      <w:lvlJc w:val="left"/>
      <w:pPr>
        <w:tabs>
          <w:tab w:val="num" w:pos="7524"/>
        </w:tabs>
        <w:ind w:left="7524" w:hanging="360"/>
      </w:pPr>
      <w:rPr>
        <w:rFonts w:ascii="Wingdings" w:hAnsi="Wingdings" w:cs="Times New Roman" w:hint="default"/>
      </w:rPr>
    </w:lvl>
  </w:abstractNum>
  <w:abstractNum w:abstractNumId="22" w15:restartNumberingAfterBreak="0">
    <w:nsid w:val="79A3308C"/>
    <w:multiLevelType w:val="hybridMultilevel"/>
    <w:tmpl w:val="5A54D372"/>
    <w:lvl w:ilvl="0" w:tplc="CB587EE2">
      <w:start w:val="1"/>
      <w:numFmt w:val="lowerLetter"/>
      <w:lvlText w:val="%1."/>
      <w:lvlJc w:val="left"/>
      <w:pPr>
        <w:tabs>
          <w:tab w:val="num" w:pos="1428"/>
        </w:tabs>
        <w:ind w:left="1428" w:hanging="360"/>
      </w:pPr>
    </w:lvl>
    <w:lvl w:ilvl="1" w:tplc="85B4AE14" w:tentative="1">
      <w:start w:val="1"/>
      <w:numFmt w:val="lowerLetter"/>
      <w:lvlText w:val="%2."/>
      <w:lvlJc w:val="left"/>
      <w:pPr>
        <w:tabs>
          <w:tab w:val="num" w:pos="2148"/>
        </w:tabs>
        <w:ind w:left="2148" w:hanging="360"/>
      </w:pPr>
    </w:lvl>
    <w:lvl w:ilvl="2" w:tplc="04160005" w:tentative="1">
      <w:start w:val="1"/>
      <w:numFmt w:val="lowerRoman"/>
      <w:lvlText w:val="%3."/>
      <w:lvlJc w:val="right"/>
      <w:pPr>
        <w:tabs>
          <w:tab w:val="num" w:pos="2868"/>
        </w:tabs>
        <w:ind w:left="2868" w:hanging="180"/>
      </w:pPr>
    </w:lvl>
    <w:lvl w:ilvl="3" w:tplc="04160001" w:tentative="1">
      <w:start w:val="1"/>
      <w:numFmt w:val="decimal"/>
      <w:lvlText w:val="%4."/>
      <w:lvlJc w:val="left"/>
      <w:pPr>
        <w:tabs>
          <w:tab w:val="num" w:pos="3588"/>
        </w:tabs>
        <w:ind w:left="3588" w:hanging="360"/>
      </w:pPr>
    </w:lvl>
    <w:lvl w:ilvl="4" w:tplc="04160003" w:tentative="1">
      <w:start w:val="1"/>
      <w:numFmt w:val="lowerLetter"/>
      <w:lvlText w:val="%5."/>
      <w:lvlJc w:val="left"/>
      <w:pPr>
        <w:tabs>
          <w:tab w:val="num" w:pos="4308"/>
        </w:tabs>
        <w:ind w:left="4308" w:hanging="360"/>
      </w:pPr>
    </w:lvl>
    <w:lvl w:ilvl="5" w:tplc="04160005" w:tentative="1">
      <w:start w:val="1"/>
      <w:numFmt w:val="lowerRoman"/>
      <w:lvlText w:val="%6."/>
      <w:lvlJc w:val="right"/>
      <w:pPr>
        <w:tabs>
          <w:tab w:val="num" w:pos="5028"/>
        </w:tabs>
        <w:ind w:left="5028" w:hanging="180"/>
      </w:pPr>
    </w:lvl>
    <w:lvl w:ilvl="6" w:tplc="04160001" w:tentative="1">
      <w:start w:val="1"/>
      <w:numFmt w:val="decimal"/>
      <w:lvlText w:val="%7."/>
      <w:lvlJc w:val="left"/>
      <w:pPr>
        <w:tabs>
          <w:tab w:val="num" w:pos="5748"/>
        </w:tabs>
        <w:ind w:left="5748" w:hanging="360"/>
      </w:pPr>
    </w:lvl>
    <w:lvl w:ilvl="7" w:tplc="04160003" w:tentative="1">
      <w:start w:val="1"/>
      <w:numFmt w:val="lowerLetter"/>
      <w:lvlText w:val="%8."/>
      <w:lvlJc w:val="left"/>
      <w:pPr>
        <w:tabs>
          <w:tab w:val="num" w:pos="6468"/>
        </w:tabs>
        <w:ind w:left="6468" w:hanging="360"/>
      </w:pPr>
    </w:lvl>
    <w:lvl w:ilvl="8" w:tplc="04160005" w:tentative="1">
      <w:start w:val="1"/>
      <w:numFmt w:val="lowerRoman"/>
      <w:lvlText w:val="%9."/>
      <w:lvlJc w:val="right"/>
      <w:pPr>
        <w:tabs>
          <w:tab w:val="num" w:pos="7188"/>
        </w:tabs>
        <w:ind w:left="7188" w:hanging="180"/>
      </w:pPr>
    </w:lvl>
  </w:abstractNum>
  <w:abstractNum w:abstractNumId="23" w15:restartNumberingAfterBreak="0">
    <w:nsid w:val="7F680200"/>
    <w:multiLevelType w:val="hybridMultilevel"/>
    <w:tmpl w:val="CD887C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18"/>
  </w:num>
  <w:num w:numId="4">
    <w:abstractNumId w:val="12"/>
  </w:num>
  <w:num w:numId="5">
    <w:abstractNumId w:val="22"/>
  </w:num>
  <w:num w:numId="6">
    <w:abstractNumId w:val="15"/>
  </w:num>
  <w:num w:numId="7">
    <w:abstractNumId w:val="7"/>
  </w:num>
  <w:num w:numId="8">
    <w:abstractNumId w:val="17"/>
  </w:num>
  <w:num w:numId="9">
    <w:abstractNumId w:val="13"/>
  </w:num>
  <w:num w:numId="10">
    <w:abstractNumId w:val="21"/>
  </w:num>
  <w:num w:numId="11">
    <w:abstractNumId w:val="8"/>
  </w:num>
  <w:num w:numId="12">
    <w:abstractNumId w:val="0"/>
  </w:num>
  <w:num w:numId="13">
    <w:abstractNumId w:val="0"/>
  </w:num>
  <w:num w:numId="14">
    <w:abstractNumId w:val="4"/>
  </w:num>
  <w:num w:numId="15">
    <w:abstractNumId w:val="10"/>
  </w:num>
  <w:num w:numId="16">
    <w:abstractNumId w:val="2"/>
  </w:num>
  <w:num w:numId="17">
    <w:abstractNumId w:val="23"/>
  </w:num>
  <w:num w:numId="18">
    <w:abstractNumId w:val="14"/>
  </w:num>
  <w:num w:numId="19">
    <w:abstractNumId w:val="9"/>
  </w:num>
  <w:num w:numId="20">
    <w:abstractNumId w:val="9"/>
  </w:num>
  <w:num w:numId="21">
    <w:abstractNumId w:val="20"/>
  </w:num>
  <w:num w:numId="22">
    <w:abstractNumId w:val="3"/>
  </w:num>
  <w:num w:numId="23">
    <w:abstractNumId w:val="16"/>
  </w:num>
  <w:num w:numId="24">
    <w:abstractNumId w:val="19"/>
  </w:num>
  <w:num w:numId="25">
    <w:abstractNumId w:val="5"/>
    <w:lvlOverride w:ilvl="0">
      <w:lvl w:ilvl="0">
        <w:numFmt w:val="lowerLetter"/>
        <w:lvlText w:val="%1."/>
        <w:lvlJc w:val="left"/>
      </w:lvl>
    </w:lvlOverride>
  </w:num>
  <w:num w:numId="26">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us Fernandes">
    <w15:presenceInfo w15:providerId="Windows Live" w15:userId="ef1e62a131d1fa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C86"/>
    <w:rsid w:val="0002040D"/>
    <w:rsid w:val="00024F39"/>
    <w:rsid w:val="0003282C"/>
    <w:rsid w:val="0003480F"/>
    <w:rsid w:val="00040AFB"/>
    <w:rsid w:val="00046A21"/>
    <w:rsid w:val="00052CAE"/>
    <w:rsid w:val="00066991"/>
    <w:rsid w:val="000A3A08"/>
    <w:rsid w:val="000A4D1E"/>
    <w:rsid w:val="000B532E"/>
    <w:rsid w:val="000B798B"/>
    <w:rsid w:val="000C0820"/>
    <w:rsid w:val="000C1593"/>
    <w:rsid w:val="000E593C"/>
    <w:rsid w:val="000F48FB"/>
    <w:rsid w:val="000F49EA"/>
    <w:rsid w:val="00105DC2"/>
    <w:rsid w:val="00135679"/>
    <w:rsid w:val="00142778"/>
    <w:rsid w:val="00143160"/>
    <w:rsid w:val="00174BAD"/>
    <w:rsid w:val="00177616"/>
    <w:rsid w:val="0018620A"/>
    <w:rsid w:val="00196A8A"/>
    <w:rsid w:val="001A58C7"/>
    <w:rsid w:val="001A7E32"/>
    <w:rsid w:val="001F0201"/>
    <w:rsid w:val="002018F1"/>
    <w:rsid w:val="0020541D"/>
    <w:rsid w:val="00206DF9"/>
    <w:rsid w:val="002260BA"/>
    <w:rsid w:val="00235841"/>
    <w:rsid w:val="00237AD2"/>
    <w:rsid w:val="00247D9B"/>
    <w:rsid w:val="00254669"/>
    <w:rsid w:val="00262E7A"/>
    <w:rsid w:val="00263418"/>
    <w:rsid w:val="00265410"/>
    <w:rsid w:val="002756AD"/>
    <w:rsid w:val="00293771"/>
    <w:rsid w:val="002B3B48"/>
    <w:rsid w:val="002D3F61"/>
    <w:rsid w:val="002E3D14"/>
    <w:rsid w:val="002F154C"/>
    <w:rsid w:val="002F27E2"/>
    <w:rsid w:val="002F376E"/>
    <w:rsid w:val="00304283"/>
    <w:rsid w:val="00305A5E"/>
    <w:rsid w:val="00317C60"/>
    <w:rsid w:val="0032282E"/>
    <w:rsid w:val="00375F92"/>
    <w:rsid w:val="00377447"/>
    <w:rsid w:val="003802BE"/>
    <w:rsid w:val="00385404"/>
    <w:rsid w:val="0039450E"/>
    <w:rsid w:val="00397CFD"/>
    <w:rsid w:val="003A1D2A"/>
    <w:rsid w:val="003B0A3B"/>
    <w:rsid w:val="003B22FA"/>
    <w:rsid w:val="003B714F"/>
    <w:rsid w:val="003D0DD5"/>
    <w:rsid w:val="003D6E69"/>
    <w:rsid w:val="003F0308"/>
    <w:rsid w:val="003F52D6"/>
    <w:rsid w:val="00400AB4"/>
    <w:rsid w:val="00420E07"/>
    <w:rsid w:val="00426B51"/>
    <w:rsid w:val="0044307A"/>
    <w:rsid w:val="00447D43"/>
    <w:rsid w:val="004657BA"/>
    <w:rsid w:val="00470ED1"/>
    <w:rsid w:val="004836A6"/>
    <w:rsid w:val="0049125F"/>
    <w:rsid w:val="0049450E"/>
    <w:rsid w:val="00494760"/>
    <w:rsid w:val="004975F0"/>
    <w:rsid w:val="004A2528"/>
    <w:rsid w:val="004A4D11"/>
    <w:rsid w:val="004B6D79"/>
    <w:rsid w:val="004C3F19"/>
    <w:rsid w:val="004D7B0B"/>
    <w:rsid w:val="004E2A2E"/>
    <w:rsid w:val="004E5B00"/>
    <w:rsid w:val="00505E73"/>
    <w:rsid w:val="00515307"/>
    <w:rsid w:val="00565CD0"/>
    <w:rsid w:val="00572A64"/>
    <w:rsid w:val="00582089"/>
    <w:rsid w:val="00587E65"/>
    <w:rsid w:val="005910ED"/>
    <w:rsid w:val="005953E6"/>
    <w:rsid w:val="00595B9E"/>
    <w:rsid w:val="005A10B6"/>
    <w:rsid w:val="005B315B"/>
    <w:rsid w:val="005F7553"/>
    <w:rsid w:val="00606323"/>
    <w:rsid w:val="00607701"/>
    <w:rsid w:val="0061452B"/>
    <w:rsid w:val="00627B0F"/>
    <w:rsid w:val="0063663B"/>
    <w:rsid w:val="00650B59"/>
    <w:rsid w:val="00656C11"/>
    <w:rsid w:val="00686ABC"/>
    <w:rsid w:val="006954B8"/>
    <w:rsid w:val="006A1B3A"/>
    <w:rsid w:val="006A7856"/>
    <w:rsid w:val="006B2051"/>
    <w:rsid w:val="006C4CD4"/>
    <w:rsid w:val="006D6CF6"/>
    <w:rsid w:val="006F26C5"/>
    <w:rsid w:val="006F5F65"/>
    <w:rsid w:val="00711A9D"/>
    <w:rsid w:val="0072098D"/>
    <w:rsid w:val="00731D2D"/>
    <w:rsid w:val="00756B6B"/>
    <w:rsid w:val="007819CE"/>
    <w:rsid w:val="007B1134"/>
    <w:rsid w:val="007B5ECC"/>
    <w:rsid w:val="007B6C49"/>
    <w:rsid w:val="007D2489"/>
    <w:rsid w:val="007D455F"/>
    <w:rsid w:val="007E3C86"/>
    <w:rsid w:val="007F4A90"/>
    <w:rsid w:val="00815CD0"/>
    <w:rsid w:val="008362E0"/>
    <w:rsid w:val="00837EE1"/>
    <w:rsid w:val="00847676"/>
    <w:rsid w:val="00852345"/>
    <w:rsid w:val="008722C6"/>
    <w:rsid w:val="0088254D"/>
    <w:rsid w:val="00884A73"/>
    <w:rsid w:val="00892FD2"/>
    <w:rsid w:val="008A5D63"/>
    <w:rsid w:val="008B59F8"/>
    <w:rsid w:val="008C658F"/>
    <w:rsid w:val="008E0A47"/>
    <w:rsid w:val="008E158E"/>
    <w:rsid w:val="00903A76"/>
    <w:rsid w:val="00940CC2"/>
    <w:rsid w:val="00967536"/>
    <w:rsid w:val="0097290C"/>
    <w:rsid w:val="00984529"/>
    <w:rsid w:val="00984C65"/>
    <w:rsid w:val="00991A85"/>
    <w:rsid w:val="00995A0C"/>
    <w:rsid w:val="009B32DB"/>
    <w:rsid w:val="009C1EB0"/>
    <w:rsid w:val="009C4FFE"/>
    <w:rsid w:val="009E04DC"/>
    <w:rsid w:val="009E651D"/>
    <w:rsid w:val="00A02B8C"/>
    <w:rsid w:val="00A02FCB"/>
    <w:rsid w:val="00A14082"/>
    <w:rsid w:val="00A22255"/>
    <w:rsid w:val="00A22ABF"/>
    <w:rsid w:val="00A51E97"/>
    <w:rsid w:val="00A537BF"/>
    <w:rsid w:val="00A54CBF"/>
    <w:rsid w:val="00A55FBD"/>
    <w:rsid w:val="00A61241"/>
    <w:rsid w:val="00AA4ACD"/>
    <w:rsid w:val="00AB357E"/>
    <w:rsid w:val="00AD2581"/>
    <w:rsid w:val="00AE66AD"/>
    <w:rsid w:val="00AE71FB"/>
    <w:rsid w:val="00AF3C2A"/>
    <w:rsid w:val="00B04F48"/>
    <w:rsid w:val="00B062AD"/>
    <w:rsid w:val="00B20724"/>
    <w:rsid w:val="00B22EAB"/>
    <w:rsid w:val="00B80CC1"/>
    <w:rsid w:val="00B9743B"/>
    <w:rsid w:val="00BD0A57"/>
    <w:rsid w:val="00BE1F54"/>
    <w:rsid w:val="00BF08C4"/>
    <w:rsid w:val="00C24D5E"/>
    <w:rsid w:val="00C261FD"/>
    <w:rsid w:val="00C428C6"/>
    <w:rsid w:val="00C4500A"/>
    <w:rsid w:val="00C4536D"/>
    <w:rsid w:val="00C466BE"/>
    <w:rsid w:val="00C5210B"/>
    <w:rsid w:val="00C52316"/>
    <w:rsid w:val="00C54686"/>
    <w:rsid w:val="00C619B9"/>
    <w:rsid w:val="00C6627E"/>
    <w:rsid w:val="00C76EA6"/>
    <w:rsid w:val="00C84A1B"/>
    <w:rsid w:val="00C851A3"/>
    <w:rsid w:val="00CA08E6"/>
    <w:rsid w:val="00CA3B47"/>
    <w:rsid w:val="00CD1BBC"/>
    <w:rsid w:val="00D04C47"/>
    <w:rsid w:val="00D14EFD"/>
    <w:rsid w:val="00D27550"/>
    <w:rsid w:val="00D75221"/>
    <w:rsid w:val="00D849DE"/>
    <w:rsid w:val="00D863E9"/>
    <w:rsid w:val="00D91B91"/>
    <w:rsid w:val="00D948F2"/>
    <w:rsid w:val="00D967E3"/>
    <w:rsid w:val="00DB0881"/>
    <w:rsid w:val="00DB0AC5"/>
    <w:rsid w:val="00DB0D2D"/>
    <w:rsid w:val="00DB4452"/>
    <w:rsid w:val="00DB5336"/>
    <w:rsid w:val="00DB6E47"/>
    <w:rsid w:val="00DE19A3"/>
    <w:rsid w:val="00DE733D"/>
    <w:rsid w:val="00DF2998"/>
    <w:rsid w:val="00DF383C"/>
    <w:rsid w:val="00E22B42"/>
    <w:rsid w:val="00E36681"/>
    <w:rsid w:val="00E43A63"/>
    <w:rsid w:val="00E71B39"/>
    <w:rsid w:val="00E83164"/>
    <w:rsid w:val="00E9616F"/>
    <w:rsid w:val="00E96287"/>
    <w:rsid w:val="00EB7A37"/>
    <w:rsid w:val="00EC34CD"/>
    <w:rsid w:val="00EE1C66"/>
    <w:rsid w:val="00F02D39"/>
    <w:rsid w:val="00F0595F"/>
    <w:rsid w:val="00F43AC5"/>
    <w:rsid w:val="00F577F7"/>
    <w:rsid w:val="00F60382"/>
    <w:rsid w:val="00F63D83"/>
    <w:rsid w:val="00F7406E"/>
    <w:rsid w:val="00F81F4D"/>
    <w:rsid w:val="00FB736E"/>
    <w:rsid w:val="00FD22B7"/>
    <w:rsid w:val="025B807F"/>
    <w:rsid w:val="087591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4FB434C"/>
  <w15:docId w15:val="{78E3A8BA-A63B-4DFD-92BC-0D5AA9FE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9B9"/>
    <w:pPr>
      <w:widowControl w:val="0"/>
      <w:spacing w:line="240" w:lineRule="atLeast"/>
    </w:pPr>
    <w:rPr>
      <w:lang w:eastAsia="en-US"/>
    </w:rPr>
  </w:style>
  <w:style w:type="paragraph" w:styleId="Ttulo1">
    <w:name w:val="heading 1"/>
    <w:basedOn w:val="Normal"/>
    <w:next w:val="Normal"/>
    <w:qFormat/>
    <w:rsid w:val="00C619B9"/>
    <w:pPr>
      <w:keepNext/>
      <w:numPr>
        <w:numId w:val="1"/>
      </w:numPr>
      <w:spacing w:before="120" w:after="60"/>
      <w:outlineLvl w:val="0"/>
    </w:pPr>
    <w:rPr>
      <w:rFonts w:ascii="Arial" w:hAnsi="Arial" w:cs="Arial"/>
      <w:b/>
      <w:bCs/>
      <w:sz w:val="24"/>
      <w:szCs w:val="24"/>
    </w:rPr>
  </w:style>
  <w:style w:type="paragraph" w:styleId="Ttulo2">
    <w:name w:val="heading 2"/>
    <w:basedOn w:val="Ttulo1"/>
    <w:next w:val="Normal"/>
    <w:qFormat/>
    <w:rsid w:val="00C619B9"/>
    <w:pPr>
      <w:numPr>
        <w:ilvl w:val="1"/>
      </w:numPr>
      <w:outlineLvl w:val="1"/>
    </w:pPr>
    <w:rPr>
      <w:sz w:val="20"/>
      <w:szCs w:val="20"/>
    </w:rPr>
  </w:style>
  <w:style w:type="paragraph" w:styleId="Ttulo3">
    <w:name w:val="heading 3"/>
    <w:basedOn w:val="Ttulo1"/>
    <w:next w:val="Normal"/>
    <w:qFormat/>
    <w:rsid w:val="00C619B9"/>
    <w:pPr>
      <w:numPr>
        <w:ilvl w:val="2"/>
      </w:numPr>
      <w:outlineLvl w:val="2"/>
    </w:pPr>
    <w:rPr>
      <w:b w:val="0"/>
      <w:bCs w:val="0"/>
      <w:i/>
      <w:iCs/>
      <w:sz w:val="20"/>
      <w:szCs w:val="20"/>
    </w:rPr>
  </w:style>
  <w:style w:type="paragraph" w:styleId="Ttulo4">
    <w:name w:val="heading 4"/>
    <w:basedOn w:val="Ttulo1"/>
    <w:next w:val="Normal"/>
    <w:qFormat/>
    <w:rsid w:val="00C619B9"/>
    <w:pPr>
      <w:numPr>
        <w:ilvl w:val="3"/>
      </w:numPr>
      <w:outlineLvl w:val="3"/>
    </w:pPr>
    <w:rPr>
      <w:b w:val="0"/>
      <w:bCs w:val="0"/>
      <w:sz w:val="20"/>
      <w:szCs w:val="20"/>
    </w:rPr>
  </w:style>
  <w:style w:type="paragraph" w:styleId="Ttulo5">
    <w:name w:val="heading 5"/>
    <w:basedOn w:val="Normal"/>
    <w:next w:val="Normal"/>
    <w:qFormat/>
    <w:rsid w:val="00C619B9"/>
    <w:pPr>
      <w:numPr>
        <w:ilvl w:val="4"/>
        <w:numId w:val="1"/>
      </w:numPr>
      <w:spacing w:before="240" w:after="60"/>
      <w:ind w:left="2880"/>
      <w:outlineLvl w:val="4"/>
    </w:pPr>
    <w:rPr>
      <w:sz w:val="22"/>
      <w:szCs w:val="22"/>
    </w:rPr>
  </w:style>
  <w:style w:type="paragraph" w:styleId="Ttulo6">
    <w:name w:val="heading 6"/>
    <w:basedOn w:val="Normal"/>
    <w:next w:val="Normal"/>
    <w:qFormat/>
    <w:rsid w:val="00C619B9"/>
    <w:pPr>
      <w:numPr>
        <w:ilvl w:val="5"/>
        <w:numId w:val="1"/>
      </w:numPr>
      <w:spacing w:before="240" w:after="60"/>
      <w:ind w:left="2880"/>
      <w:outlineLvl w:val="5"/>
    </w:pPr>
    <w:rPr>
      <w:i/>
      <w:iCs/>
      <w:sz w:val="22"/>
      <w:szCs w:val="22"/>
    </w:rPr>
  </w:style>
  <w:style w:type="paragraph" w:styleId="Ttulo7">
    <w:name w:val="heading 7"/>
    <w:basedOn w:val="Normal"/>
    <w:next w:val="Normal"/>
    <w:qFormat/>
    <w:rsid w:val="00C619B9"/>
    <w:pPr>
      <w:numPr>
        <w:ilvl w:val="6"/>
        <w:numId w:val="1"/>
      </w:numPr>
      <w:spacing w:before="240" w:after="60"/>
      <w:ind w:left="2880"/>
      <w:outlineLvl w:val="6"/>
    </w:pPr>
  </w:style>
  <w:style w:type="paragraph" w:styleId="Ttulo8">
    <w:name w:val="heading 8"/>
    <w:basedOn w:val="Normal"/>
    <w:next w:val="Normal"/>
    <w:qFormat/>
    <w:rsid w:val="00C619B9"/>
    <w:pPr>
      <w:numPr>
        <w:ilvl w:val="7"/>
        <w:numId w:val="1"/>
      </w:numPr>
      <w:spacing w:before="240" w:after="60"/>
      <w:ind w:left="2880"/>
      <w:outlineLvl w:val="7"/>
    </w:pPr>
    <w:rPr>
      <w:i/>
      <w:iCs/>
    </w:rPr>
  </w:style>
  <w:style w:type="paragraph" w:styleId="Ttulo9">
    <w:name w:val="heading 9"/>
    <w:basedOn w:val="Normal"/>
    <w:next w:val="Normal"/>
    <w:qFormat/>
    <w:rsid w:val="00C619B9"/>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C619B9"/>
    <w:pPr>
      <w:spacing w:before="80"/>
      <w:ind w:left="720"/>
      <w:jc w:val="both"/>
    </w:pPr>
    <w:rPr>
      <w:color w:val="000000"/>
      <w:lang w:val="en-AU"/>
    </w:rPr>
  </w:style>
  <w:style w:type="paragraph" w:styleId="Ttulo">
    <w:name w:val="Title"/>
    <w:basedOn w:val="Normal"/>
    <w:next w:val="Normal"/>
    <w:qFormat/>
    <w:rsid w:val="00C619B9"/>
    <w:pPr>
      <w:spacing w:line="240" w:lineRule="auto"/>
      <w:jc w:val="center"/>
    </w:pPr>
    <w:rPr>
      <w:rFonts w:ascii="Arial" w:hAnsi="Arial" w:cs="Arial"/>
      <w:b/>
      <w:bCs/>
      <w:sz w:val="36"/>
      <w:szCs w:val="36"/>
    </w:rPr>
  </w:style>
  <w:style w:type="paragraph" w:styleId="Subttulo">
    <w:name w:val="Subtitle"/>
    <w:basedOn w:val="Normal"/>
    <w:qFormat/>
    <w:rsid w:val="00C619B9"/>
    <w:pPr>
      <w:spacing w:after="60"/>
      <w:jc w:val="center"/>
    </w:pPr>
    <w:rPr>
      <w:rFonts w:ascii="Arial" w:hAnsi="Arial" w:cs="Arial"/>
      <w:i/>
      <w:iCs/>
      <w:sz w:val="36"/>
      <w:szCs w:val="36"/>
      <w:lang w:val="en-AU"/>
    </w:rPr>
  </w:style>
  <w:style w:type="paragraph" w:styleId="Recuonormal">
    <w:name w:val="Normal Indent"/>
    <w:basedOn w:val="Normal"/>
    <w:rsid w:val="00C619B9"/>
    <w:pPr>
      <w:ind w:left="900" w:hanging="900"/>
    </w:pPr>
  </w:style>
  <w:style w:type="paragraph" w:styleId="Sumrio1">
    <w:name w:val="toc 1"/>
    <w:basedOn w:val="Normal"/>
    <w:next w:val="Normal"/>
    <w:autoRedefine/>
    <w:uiPriority w:val="39"/>
    <w:rsid w:val="00C619B9"/>
    <w:pPr>
      <w:tabs>
        <w:tab w:val="right" w:pos="9360"/>
      </w:tabs>
      <w:spacing w:before="240" w:after="60"/>
      <w:ind w:right="720"/>
    </w:pPr>
  </w:style>
  <w:style w:type="paragraph" w:styleId="Sumrio2">
    <w:name w:val="toc 2"/>
    <w:basedOn w:val="Normal"/>
    <w:next w:val="Normal"/>
    <w:autoRedefine/>
    <w:uiPriority w:val="39"/>
    <w:rsid w:val="00C619B9"/>
    <w:pPr>
      <w:tabs>
        <w:tab w:val="right" w:pos="9360"/>
      </w:tabs>
      <w:ind w:left="432" w:right="720"/>
    </w:pPr>
  </w:style>
  <w:style w:type="paragraph" w:styleId="Sumrio3">
    <w:name w:val="toc 3"/>
    <w:basedOn w:val="Normal"/>
    <w:next w:val="Normal"/>
    <w:autoRedefine/>
    <w:uiPriority w:val="39"/>
    <w:rsid w:val="00C619B9"/>
    <w:pPr>
      <w:tabs>
        <w:tab w:val="left" w:pos="1440"/>
        <w:tab w:val="right" w:pos="9360"/>
      </w:tabs>
      <w:ind w:left="864"/>
    </w:pPr>
  </w:style>
  <w:style w:type="paragraph" w:styleId="Cabealho">
    <w:name w:val="header"/>
    <w:basedOn w:val="Normal"/>
    <w:rsid w:val="00C619B9"/>
    <w:pPr>
      <w:tabs>
        <w:tab w:val="center" w:pos="4320"/>
        <w:tab w:val="right" w:pos="8640"/>
      </w:tabs>
    </w:pPr>
  </w:style>
  <w:style w:type="paragraph" w:styleId="Rodap">
    <w:name w:val="footer"/>
    <w:basedOn w:val="Normal"/>
    <w:rsid w:val="00C619B9"/>
    <w:pPr>
      <w:tabs>
        <w:tab w:val="center" w:pos="4320"/>
        <w:tab w:val="right" w:pos="8640"/>
      </w:tabs>
    </w:pPr>
  </w:style>
  <w:style w:type="character" w:styleId="Nmerodepgina">
    <w:name w:val="page number"/>
    <w:basedOn w:val="Fontepargpadro"/>
    <w:rsid w:val="00C619B9"/>
  </w:style>
  <w:style w:type="paragraph" w:customStyle="1" w:styleId="Paragraph3">
    <w:name w:val="Paragraph3"/>
    <w:basedOn w:val="Normal"/>
    <w:rsid w:val="00C619B9"/>
    <w:pPr>
      <w:spacing w:before="80" w:line="240" w:lineRule="auto"/>
      <w:ind w:left="1530"/>
      <w:jc w:val="both"/>
    </w:pPr>
  </w:style>
  <w:style w:type="paragraph" w:customStyle="1" w:styleId="Paragraph4">
    <w:name w:val="Paragraph4"/>
    <w:basedOn w:val="Normal"/>
    <w:rsid w:val="00C619B9"/>
    <w:pPr>
      <w:spacing w:before="80" w:line="240" w:lineRule="auto"/>
      <w:ind w:left="2250"/>
      <w:jc w:val="both"/>
    </w:pPr>
  </w:style>
  <w:style w:type="paragraph" w:customStyle="1" w:styleId="Tabletext">
    <w:name w:val="Tabletext"/>
    <w:basedOn w:val="Normal"/>
    <w:rsid w:val="00C619B9"/>
    <w:pPr>
      <w:keepLines/>
      <w:spacing w:after="120"/>
    </w:pPr>
  </w:style>
  <w:style w:type="paragraph" w:styleId="Corpodetexto">
    <w:name w:val="Body Text"/>
    <w:basedOn w:val="Normal"/>
    <w:rsid w:val="00C619B9"/>
    <w:pPr>
      <w:keepLines/>
      <w:spacing w:after="120"/>
      <w:ind w:left="720"/>
    </w:pPr>
  </w:style>
  <w:style w:type="paragraph" w:styleId="Sumrio4">
    <w:name w:val="toc 4"/>
    <w:basedOn w:val="Normal"/>
    <w:next w:val="Normal"/>
    <w:autoRedefine/>
    <w:semiHidden/>
    <w:rsid w:val="00C619B9"/>
    <w:pPr>
      <w:ind w:left="600"/>
    </w:pPr>
  </w:style>
  <w:style w:type="paragraph" w:styleId="Sumrio5">
    <w:name w:val="toc 5"/>
    <w:basedOn w:val="Normal"/>
    <w:next w:val="Normal"/>
    <w:autoRedefine/>
    <w:semiHidden/>
    <w:rsid w:val="00C619B9"/>
    <w:pPr>
      <w:ind w:left="800"/>
    </w:pPr>
  </w:style>
  <w:style w:type="paragraph" w:styleId="Sumrio6">
    <w:name w:val="toc 6"/>
    <w:basedOn w:val="Normal"/>
    <w:next w:val="Normal"/>
    <w:autoRedefine/>
    <w:semiHidden/>
    <w:rsid w:val="00C619B9"/>
    <w:pPr>
      <w:ind w:left="1000"/>
    </w:pPr>
  </w:style>
  <w:style w:type="paragraph" w:styleId="Sumrio7">
    <w:name w:val="toc 7"/>
    <w:basedOn w:val="Normal"/>
    <w:next w:val="Normal"/>
    <w:autoRedefine/>
    <w:semiHidden/>
    <w:rsid w:val="00C619B9"/>
    <w:pPr>
      <w:ind w:left="1200"/>
    </w:pPr>
  </w:style>
  <w:style w:type="paragraph" w:styleId="Sumrio8">
    <w:name w:val="toc 8"/>
    <w:basedOn w:val="Normal"/>
    <w:next w:val="Normal"/>
    <w:autoRedefine/>
    <w:semiHidden/>
    <w:rsid w:val="00C619B9"/>
    <w:pPr>
      <w:ind w:left="1400"/>
    </w:pPr>
  </w:style>
  <w:style w:type="paragraph" w:styleId="Sumrio9">
    <w:name w:val="toc 9"/>
    <w:basedOn w:val="Normal"/>
    <w:next w:val="Normal"/>
    <w:autoRedefine/>
    <w:semiHidden/>
    <w:rsid w:val="00C619B9"/>
    <w:pPr>
      <w:ind w:left="1600"/>
    </w:pPr>
  </w:style>
  <w:style w:type="paragraph" w:customStyle="1" w:styleId="Bullet1">
    <w:name w:val="Bullet1"/>
    <w:basedOn w:val="Normal"/>
    <w:rsid w:val="00C619B9"/>
    <w:pPr>
      <w:ind w:left="720" w:hanging="432"/>
    </w:pPr>
  </w:style>
  <w:style w:type="paragraph" w:customStyle="1" w:styleId="Bullet2">
    <w:name w:val="Bullet2"/>
    <w:basedOn w:val="Normal"/>
    <w:rsid w:val="00C619B9"/>
    <w:pPr>
      <w:ind w:left="1440" w:hanging="360"/>
    </w:pPr>
    <w:rPr>
      <w:color w:val="000080"/>
    </w:rPr>
  </w:style>
  <w:style w:type="paragraph" w:styleId="MapadoDocumento">
    <w:name w:val="Document Map"/>
    <w:basedOn w:val="Normal"/>
    <w:semiHidden/>
    <w:rsid w:val="00C619B9"/>
    <w:pPr>
      <w:shd w:val="clear" w:color="auto" w:fill="000080"/>
    </w:pPr>
    <w:rPr>
      <w:rFonts w:ascii="Tahoma" w:hAnsi="Tahoma" w:cs="Tahoma"/>
    </w:rPr>
  </w:style>
  <w:style w:type="character" w:styleId="Refdenotaderodap">
    <w:name w:val="footnote reference"/>
    <w:basedOn w:val="Fontepargpadro"/>
    <w:semiHidden/>
    <w:rsid w:val="00C619B9"/>
    <w:rPr>
      <w:sz w:val="20"/>
      <w:szCs w:val="20"/>
      <w:vertAlign w:val="superscript"/>
    </w:rPr>
  </w:style>
  <w:style w:type="paragraph" w:styleId="Textodenotaderodap">
    <w:name w:val="footnote text"/>
    <w:basedOn w:val="Normal"/>
    <w:semiHidden/>
    <w:rsid w:val="00C619B9"/>
    <w:pPr>
      <w:keepNext/>
      <w:keepLines/>
      <w:pBdr>
        <w:bottom w:val="single" w:sz="6" w:space="0" w:color="000000"/>
      </w:pBdr>
      <w:spacing w:before="40" w:after="40"/>
      <w:ind w:left="360" w:hanging="360"/>
    </w:pPr>
    <w:rPr>
      <w:rFonts w:ascii="Helvetica" w:hAnsi="Helvetica" w:cs="Helvetica"/>
      <w:sz w:val="16"/>
      <w:szCs w:val="16"/>
    </w:rPr>
  </w:style>
  <w:style w:type="paragraph" w:customStyle="1" w:styleId="MainTitle">
    <w:name w:val="Main Title"/>
    <w:basedOn w:val="Normal"/>
    <w:rsid w:val="00C619B9"/>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C619B9"/>
    <w:pPr>
      <w:spacing w:before="80" w:line="240" w:lineRule="auto"/>
      <w:jc w:val="both"/>
    </w:pPr>
  </w:style>
  <w:style w:type="paragraph" w:styleId="Recuodecorpodetexto">
    <w:name w:val="Body Text Indent"/>
    <w:basedOn w:val="Normal"/>
    <w:rsid w:val="00C619B9"/>
    <w:pPr>
      <w:ind w:left="720"/>
    </w:pPr>
    <w:rPr>
      <w:i/>
      <w:iCs/>
      <w:color w:val="0000FF"/>
      <w:u w:val="single"/>
    </w:rPr>
  </w:style>
  <w:style w:type="paragraph" w:customStyle="1" w:styleId="Body">
    <w:name w:val="Body"/>
    <w:basedOn w:val="Normal"/>
    <w:rsid w:val="00C619B9"/>
    <w:pPr>
      <w:widowControl/>
      <w:spacing w:before="120" w:line="240" w:lineRule="auto"/>
      <w:jc w:val="both"/>
    </w:pPr>
    <w:rPr>
      <w:rFonts w:ascii="Book Antiqua" w:hAnsi="Book Antiqua" w:cs="Book Antiqua"/>
    </w:rPr>
  </w:style>
  <w:style w:type="paragraph" w:customStyle="1" w:styleId="Bullet">
    <w:name w:val="Bullet"/>
    <w:basedOn w:val="Normal"/>
    <w:rsid w:val="00C619B9"/>
    <w:pPr>
      <w:widowControl/>
      <w:tabs>
        <w:tab w:val="left" w:pos="720"/>
      </w:tabs>
      <w:spacing w:before="120" w:line="240" w:lineRule="auto"/>
      <w:ind w:left="720" w:right="360" w:hanging="720"/>
      <w:jc w:val="both"/>
    </w:pPr>
    <w:rPr>
      <w:rFonts w:ascii="Book Antiqua" w:hAnsi="Book Antiqua" w:cs="Book Antiqua"/>
    </w:rPr>
  </w:style>
  <w:style w:type="paragraph" w:customStyle="1" w:styleId="InfoBlue">
    <w:name w:val="InfoBlue"/>
    <w:basedOn w:val="Normal"/>
    <w:next w:val="Corpodetexto"/>
    <w:autoRedefine/>
    <w:rsid w:val="00C619B9"/>
    <w:pPr>
      <w:spacing w:after="120"/>
      <w:ind w:left="720"/>
    </w:pPr>
    <w:rPr>
      <w:i/>
      <w:iCs/>
      <w:color w:val="0000FF"/>
    </w:rPr>
  </w:style>
  <w:style w:type="character" w:styleId="Hyperlink">
    <w:name w:val="Hyperlink"/>
    <w:basedOn w:val="Fontepargpadro"/>
    <w:rsid w:val="00C619B9"/>
    <w:rPr>
      <w:color w:val="0000FF"/>
      <w:u w:val="single"/>
    </w:rPr>
  </w:style>
  <w:style w:type="paragraph" w:styleId="NormalWeb">
    <w:name w:val="Normal (Web)"/>
    <w:basedOn w:val="Normal"/>
    <w:uiPriority w:val="99"/>
    <w:rsid w:val="00C619B9"/>
    <w:pPr>
      <w:widowControl/>
      <w:spacing w:before="100" w:beforeAutospacing="1" w:after="100" w:afterAutospacing="1" w:line="240" w:lineRule="auto"/>
    </w:pPr>
    <w:rPr>
      <w:sz w:val="24"/>
      <w:szCs w:val="24"/>
    </w:rPr>
  </w:style>
  <w:style w:type="paragraph" w:customStyle="1" w:styleId="infoblue0">
    <w:name w:val="infoblue"/>
    <w:basedOn w:val="Normal"/>
    <w:rsid w:val="00C619B9"/>
    <w:pPr>
      <w:widowControl/>
      <w:spacing w:after="120"/>
      <w:ind w:left="720"/>
    </w:pPr>
    <w:rPr>
      <w:i/>
      <w:iCs/>
      <w:color w:val="0000FF"/>
    </w:rPr>
  </w:style>
  <w:style w:type="table" w:styleId="Tabelacomgrade">
    <w:name w:val="Table Grid"/>
    <w:basedOn w:val="Tabelanormal"/>
    <w:rsid w:val="008C658F"/>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SDS-CorpodeTexto">
    <w:name w:val="PSDS - Corpo de Texto"/>
    <w:basedOn w:val="Normal"/>
    <w:rsid w:val="0049450E"/>
    <w:pPr>
      <w:widowControl/>
      <w:spacing w:line="240" w:lineRule="auto"/>
    </w:pPr>
    <w:rPr>
      <w:rFonts w:ascii="Arial" w:hAnsi="Arial"/>
      <w:lang w:eastAsia="pt-BR"/>
    </w:rPr>
  </w:style>
  <w:style w:type="paragraph" w:customStyle="1" w:styleId="PSDS-MarcadoresCorpodeTexto">
    <w:name w:val="PSDS - Marcadores Corpo de Texto"/>
    <w:basedOn w:val="PSDS-CorpodeTexto"/>
    <w:rsid w:val="0049450E"/>
    <w:pPr>
      <w:numPr>
        <w:numId w:val="2"/>
      </w:numPr>
    </w:pPr>
  </w:style>
  <w:style w:type="paragraph" w:styleId="Textodebalo">
    <w:name w:val="Balloon Text"/>
    <w:basedOn w:val="Normal"/>
    <w:link w:val="TextodebaloChar"/>
    <w:uiPriority w:val="99"/>
    <w:semiHidden/>
    <w:unhideWhenUsed/>
    <w:rsid w:val="00A51E9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51E97"/>
    <w:rPr>
      <w:rFonts w:ascii="Tahoma" w:hAnsi="Tahoma" w:cs="Tahoma"/>
      <w:sz w:val="16"/>
      <w:szCs w:val="16"/>
      <w:lang w:val="en-US" w:eastAsia="en-US"/>
    </w:rPr>
  </w:style>
  <w:style w:type="paragraph" w:customStyle="1" w:styleId="CVRDNORMAL">
    <w:name w:val="CVRD_ NORMAL"/>
    <w:basedOn w:val="Normal"/>
    <w:link w:val="CVRDNORMALChar1"/>
    <w:autoRedefine/>
    <w:rsid w:val="00CD1BBC"/>
    <w:pPr>
      <w:widowControl/>
      <w:tabs>
        <w:tab w:val="right" w:pos="9922"/>
      </w:tabs>
      <w:spacing w:line="240" w:lineRule="auto"/>
    </w:pPr>
    <w:rPr>
      <w:b/>
      <w:color w:val="0070C0"/>
      <w:sz w:val="22"/>
      <w:szCs w:val="22"/>
      <w:lang w:eastAsia="pt-BR"/>
    </w:rPr>
  </w:style>
  <w:style w:type="paragraph" w:customStyle="1" w:styleId="Marcadores2">
    <w:name w:val="Marcadores 2"/>
    <w:basedOn w:val="Normal"/>
    <w:autoRedefine/>
    <w:rsid w:val="003D0DD5"/>
    <w:pPr>
      <w:widowControl/>
      <w:numPr>
        <w:ilvl w:val="1"/>
        <w:numId w:val="10"/>
      </w:numPr>
      <w:tabs>
        <w:tab w:val="clear" w:pos="2169"/>
        <w:tab w:val="left" w:pos="2268"/>
      </w:tabs>
      <w:spacing w:line="240" w:lineRule="auto"/>
      <w:ind w:left="2268"/>
    </w:pPr>
    <w:rPr>
      <w:rFonts w:ascii="Arial" w:hAnsi="Arial" w:cs="Arial"/>
      <w:sz w:val="24"/>
      <w:szCs w:val="22"/>
      <w:lang w:eastAsia="pt-BR"/>
    </w:rPr>
  </w:style>
  <w:style w:type="character" w:customStyle="1" w:styleId="CVRDNORMALChar1">
    <w:name w:val="CVRD_ NORMAL Char1"/>
    <w:basedOn w:val="Fontepargpadro"/>
    <w:link w:val="CVRDNORMAL"/>
    <w:rsid w:val="00CD1BBC"/>
    <w:rPr>
      <w:b/>
      <w:color w:val="0070C0"/>
      <w:sz w:val="22"/>
      <w:szCs w:val="22"/>
    </w:rPr>
  </w:style>
  <w:style w:type="paragraph" w:customStyle="1" w:styleId="NormalPeq">
    <w:name w:val="Normal Peq"/>
    <w:basedOn w:val="Normal"/>
    <w:rsid w:val="00385404"/>
    <w:pPr>
      <w:widowControl/>
      <w:spacing w:before="120" w:after="120" w:line="240" w:lineRule="auto"/>
      <w:jc w:val="both"/>
    </w:pPr>
    <w:rPr>
      <w:rFonts w:ascii="Tahoma" w:hAnsi="Tahoma"/>
      <w:sz w:val="18"/>
      <w:szCs w:val="24"/>
    </w:rPr>
  </w:style>
  <w:style w:type="paragraph" w:customStyle="1" w:styleId="Marcadores1">
    <w:name w:val="Marcadores 1"/>
    <w:basedOn w:val="Normal"/>
    <w:rsid w:val="006F26C5"/>
    <w:pPr>
      <w:widowControl/>
      <w:numPr>
        <w:numId w:val="11"/>
      </w:numPr>
      <w:suppressAutoHyphens/>
      <w:spacing w:after="180" w:line="240" w:lineRule="auto"/>
    </w:pPr>
    <w:rPr>
      <w:rFonts w:ascii="Arial" w:hAnsi="Arial" w:cs="Arial"/>
      <w:sz w:val="24"/>
      <w:szCs w:val="24"/>
      <w:lang w:eastAsia="ar-SA"/>
    </w:rPr>
  </w:style>
  <w:style w:type="paragraph" w:styleId="Legenda">
    <w:name w:val="caption"/>
    <w:basedOn w:val="Normal"/>
    <w:next w:val="Normal"/>
    <w:qFormat/>
    <w:rsid w:val="006F26C5"/>
    <w:pPr>
      <w:widowControl/>
      <w:spacing w:line="240" w:lineRule="auto"/>
    </w:pPr>
    <w:rPr>
      <w:rFonts w:ascii="Arial" w:hAnsi="Arial"/>
      <w:b/>
      <w:bCs/>
      <w:lang w:eastAsia="pt-BR"/>
    </w:rPr>
  </w:style>
  <w:style w:type="paragraph" w:styleId="PargrafodaLista">
    <w:name w:val="List Paragraph"/>
    <w:basedOn w:val="Normal"/>
    <w:uiPriority w:val="34"/>
    <w:qFormat/>
    <w:rsid w:val="00582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43417">
      <w:bodyDiv w:val="1"/>
      <w:marLeft w:val="0"/>
      <w:marRight w:val="0"/>
      <w:marTop w:val="0"/>
      <w:marBottom w:val="0"/>
      <w:divBdr>
        <w:top w:val="none" w:sz="0" w:space="0" w:color="auto"/>
        <w:left w:val="none" w:sz="0" w:space="0" w:color="auto"/>
        <w:bottom w:val="none" w:sz="0" w:space="0" w:color="auto"/>
        <w:right w:val="none" w:sz="0" w:space="0" w:color="auto"/>
      </w:divBdr>
    </w:div>
    <w:div w:id="117336950">
      <w:bodyDiv w:val="1"/>
      <w:marLeft w:val="0"/>
      <w:marRight w:val="0"/>
      <w:marTop w:val="0"/>
      <w:marBottom w:val="0"/>
      <w:divBdr>
        <w:top w:val="none" w:sz="0" w:space="0" w:color="auto"/>
        <w:left w:val="none" w:sz="0" w:space="0" w:color="auto"/>
        <w:bottom w:val="none" w:sz="0" w:space="0" w:color="auto"/>
        <w:right w:val="none" w:sz="0" w:space="0" w:color="auto"/>
      </w:divBdr>
    </w:div>
    <w:div w:id="231931992">
      <w:bodyDiv w:val="1"/>
      <w:marLeft w:val="0"/>
      <w:marRight w:val="0"/>
      <w:marTop w:val="0"/>
      <w:marBottom w:val="0"/>
      <w:divBdr>
        <w:top w:val="none" w:sz="0" w:space="0" w:color="auto"/>
        <w:left w:val="none" w:sz="0" w:space="0" w:color="auto"/>
        <w:bottom w:val="none" w:sz="0" w:space="0" w:color="auto"/>
        <w:right w:val="none" w:sz="0" w:space="0" w:color="auto"/>
      </w:divBdr>
    </w:div>
    <w:div w:id="383063961">
      <w:bodyDiv w:val="1"/>
      <w:marLeft w:val="0"/>
      <w:marRight w:val="0"/>
      <w:marTop w:val="0"/>
      <w:marBottom w:val="0"/>
      <w:divBdr>
        <w:top w:val="none" w:sz="0" w:space="0" w:color="auto"/>
        <w:left w:val="none" w:sz="0" w:space="0" w:color="auto"/>
        <w:bottom w:val="none" w:sz="0" w:space="0" w:color="auto"/>
        <w:right w:val="none" w:sz="0" w:space="0" w:color="auto"/>
      </w:divBdr>
    </w:div>
    <w:div w:id="587693039">
      <w:bodyDiv w:val="1"/>
      <w:marLeft w:val="0"/>
      <w:marRight w:val="0"/>
      <w:marTop w:val="0"/>
      <w:marBottom w:val="0"/>
      <w:divBdr>
        <w:top w:val="none" w:sz="0" w:space="0" w:color="auto"/>
        <w:left w:val="none" w:sz="0" w:space="0" w:color="auto"/>
        <w:bottom w:val="none" w:sz="0" w:space="0" w:color="auto"/>
        <w:right w:val="none" w:sz="0" w:space="0" w:color="auto"/>
      </w:divBdr>
    </w:div>
    <w:div w:id="701593780">
      <w:bodyDiv w:val="1"/>
      <w:marLeft w:val="0"/>
      <w:marRight w:val="0"/>
      <w:marTop w:val="0"/>
      <w:marBottom w:val="0"/>
      <w:divBdr>
        <w:top w:val="none" w:sz="0" w:space="0" w:color="auto"/>
        <w:left w:val="none" w:sz="0" w:space="0" w:color="auto"/>
        <w:bottom w:val="none" w:sz="0" w:space="0" w:color="auto"/>
        <w:right w:val="none" w:sz="0" w:space="0" w:color="auto"/>
      </w:divBdr>
    </w:div>
    <w:div w:id="934049737">
      <w:bodyDiv w:val="1"/>
      <w:marLeft w:val="0"/>
      <w:marRight w:val="0"/>
      <w:marTop w:val="0"/>
      <w:marBottom w:val="0"/>
      <w:divBdr>
        <w:top w:val="none" w:sz="0" w:space="0" w:color="auto"/>
        <w:left w:val="none" w:sz="0" w:space="0" w:color="auto"/>
        <w:bottom w:val="none" w:sz="0" w:space="0" w:color="auto"/>
        <w:right w:val="none" w:sz="0" w:space="0" w:color="auto"/>
      </w:divBdr>
    </w:div>
    <w:div w:id="955797093">
      <w:bodyDiv w:val="1"/>
      <w:marLeft w:val="0"/>
      <w:marRight w:val="0"/>
      <w:marTop w:val="0"/>
      <w:marBottom w:val="0"/>
      <w:divBdr>
        <w:top w:val="none" w:sz="0" w:space="0" w:color="auto"/>
        <w:left w:val="none" w:sz="0" w:space="0" w:color="auto"/>
        <w:bottom w:val="none" w:sz="0" w:space="0" w:color="auto"/>
        <w:right w:val="none" w:sz="0" w:space="0" w:color="auto"/>
      </w:divBdr>
      <w:divsChild>
        <w:div w:id="909537680">
          <w:marLeft w:val="600"/>
          <w:marRight w:val="0"/>
          <w:marTop w:val="0"/>
          <w:marBottom w:val="0"/>
          <w:divBdr>
            <w:top w:val="none" w:sz="0" w:space="0" w:color="auto"/>
            <w:left w:val="none" w:sz="0" w:space="0" w:color="auto"/>
            <w:bottom w:val="none" w:sz="0" w:space="0" w:color="auto"/>
            <w:right w:val="none" w:sz="0" w:space="0" w:color="auto"/>
          </w:divBdr>
        </w:div>
      </w:divsChild>
    </w:div>
    <w:div w:id="1283338989">
      <w:bodyDiv w:val="1"/>
      <w:marLeft w:val="0"/>
      <w:marRight w:val="0"/>
      <w:marTop w:val="0"/>
      <w:marBottom w:val="0"/>
      <w:divBdr>
        <w:top w:val="none" w:sz="0" w:space="0" w:color="auto"/>
        <w:left w:val="none" w:sz="0" w:space="0" w:color="auto"/>
        <w:bottom w:val="none" w:sz="0" w:space="0" w:color="auto"/>
        <w:right w:val="none" w:sz="0" w:space="0" w:color="auto"/>
      </w:divBdr>
    </w:div>
    <w:div w:id="1383754652">
      <w:bodyDiv w:val="1"/>
      <w:marLeft w:val="0"/>
      <w:marRight w:val="0"/>
      <w:marTop w:val="0"/>
      <w:marBottom w:val="0"/>
      <w:divBdr>
        <w:top w:val="none" w:sz="0" w:space="0" w:color="auto"/>
        <w:left w:val="none" w:sz="0" w:space="0" w:color="auto"/>
        <w:bottom w:val="none" w:sz="0" w:space="0" w:color="auto"/>
        <w:right w:val="none" w:sz="0" w:space="0" w:color="auto"/>
      </w:divBdr>
    </w:div>
    <w:div w:id="1511140210">
      <w:bodyDiv w:val="1"/>
      <w:marLeft w:val="0"/>
      <w:marRight w:val="0"/>
      <w:marTop w:val="0"/>
      <w:marBottom w:val="0"/>
      <w:divBdr>
        <w:top w:val="none" w:sz="0" w:space="0" w:color="auto"/>
        <w:left w:val="none" w:sz="0" w:space="0" w:color="auto"/>
        <w:bottom w:val="none" w:sz="0" w:space="0" w:color="auto"/>
        <w:right w:val="none" w:sz="0" w:space="0" w:color="auto"/>
      </w:divBdr>
    </w:div>
    <w:div w:id="1765807393">
      <w:bodyDiv w:val="1"/>
      <w:marLeft w:val="0"/>
      <w:marRight w:val="0"/>
      <w:marTop w:val="0"/>
      <w:marBottom w:val="0"/>
      <w:divBdr>
        <w:top w:val="none" w:sz="0" w:space="0" w:color="auto"/>
        <w:left w:val="none" w:sz="0" w:space="0" w:color="auto"/>
        <w:bottom w:val="none" w:sz="0" w:space="0" w:color="auto"/>
        <w:right w:val="none" w:sz="0" w:space="0" w:color="auto"/>
      </w:divBdr>
    </w:div>
    <w:div w:id="1847480311">
      <w:bodyDiv w:val="1"/>
      <w:marLeft w:val="0"/>
      <w:marRight w:val="0"/>
      <w:marTop w:val="0"/>
      <w:marBottom w:val="0"/>
      <w:divBdr>
        <w:top w:val="none" w:sz="0" w:space="0" w:color="auto"/>
        <w:left w:val="none" w:sz="0" w:space="0" w:color="auto"/>
        <w:bottom w:val="none" w:sz="0" w:space="0" w:color="auto"/>
        <w:right w:val="none" w:sz="0" w:space="0" w:color="auto"/>
      </w:divBdr>
    </w:div>
    <w:div w:id="1912544038">
      <w:bodyDiv w:val="1"/>
      <w:marLeft w:val="0"/>
      <w:marRight w:val="0"/>
      <w:marTop w:val="0"/>
      <w:marBottom w:val="0"/>
      <w:divBdr>
        <w:top w:val="none" w:sz="0" w:space="0" w:color="auto"/>
        <w:left w:val="none" w:sz="0" w:space="0" w:color="auto"/>
        <w:bottom w:val="none" w:sz="0" w:space="0" w:color="auto"/>
        <w:right w:val="none" w:sz="0" w:space="0" w:color="auto"/>
      </w:divBdr>
    </w:div>
    <w:div w:id="196064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ED4EC-158D-4D89-8077-D25670176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7990</Words>
  <Characters>43150</Characters>
  <Application>Microsoft Office Word</Application>
  <DocSecurity>0</DocSecurity>
  <Lines>359</Lines>
  <Paragraphs>102</Paragraphs>
  <ScaleCrop>false</ScaleCrop>
  <HeadingPairs>
    <vt:vector size="2" baseType="variant">
      <vt:variant>
        <vt:lpstr>Título</vt:lpstr>
      </vt:variant>
      <vt:variant>
        <vt:i4>1</vt:i4>
      </vt:variant>
    </vt:vector>
  </HeadingPairs>
  <TitlesOfParts>
    <vt:vector size="1" baseType="lpstr">
      <vt:lpstr>Especificação de Caso de Uso: &lt;Nome do Caso de Uso&gt;</vt:lpstr>
    </vt:vector>
  </TitlesOfParts>
  <Company>&lt;Company Name&gt;</Company>
  <LinksUpToDate>false</LinksUpToDate>
  <CharactersWithSpaces>51038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 de Uso: &lt;Nome do Caso de Uso&gt;</dc:title>
  <dc:subject>&lt;Nome do Projeto&gt;</dc:subject>
  <dc:creator>Harpia</dc:creator>
  <cp:keywords/>
  <dc:description/>
  <cp:lastModifiedBy>Marcus Fernandes</cp:lastModifiedBy>
  <cp:revision>70</cp:revision>
  <cp:lastPrinted>2019-10-04T23:04:00Z</cp:lastPrinted>
  <dcterms:created xsi:type="dcterms:W3CDTF">2019-09-26T12:26:00Z</dcterms:created>
  <dcterms:modified xsi:type="dcterms:W3CDTF">2021-08-19T19:02:00Z</dcterms:modified>
</cp:coreProperties>
</file>